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3EEB" w:rsidRPr="00543EEB" w:rsidRDefault="00F937CE" w:rsidP="00543EEB">
      <w:pPr>
        <w:jc w:val="center"/>
        <w:rPr>
          <w:rFonts w:ascii="Times New Roman" w:hAnsi="Times New Roman" w:cs="Times New Roman"/>
          <w:b/>
          <w:sz w:val="44"/>
          <w:szCs w:val="44"/>
        </w:rPr>
      </w:pPr>
      <w:r>
        <w:rPr>
          <w:rFonts w:ascii="Times New Roman" w:hAnsi="Times New Roman" w:cs="Times New Roman"/>
          <w:b/>
          <w:sz w:val="44"/>
          <w:szCs w:val="44"/>
        </w:rPr>
        <w:t>NURBS Surface Reconstruction of Point Cloud for Three-Dimensional Dynamic Droplet M</w:t>
      </w:r>
      <w:r w:rsidR="00543EEB" w:rsidRPr="00543EEB">
        <w:rPr>
          <w:rFonts w:ascii="Times New Roman" w:hAnsi="Times New Roman" w:cs="Times New Roman"/>
          <w:b/>
          <w:sz w:val="44"/>
          <w:szCs w:val="44"/>
        </w:rPr>
        <w:t>odeling</w:t>
      </w:r>
    </w:p>
    <w:p w:rsidR="00543EEB" w:rsidRPr="005A250D" w:rsidRDefault="00543EEB" w:rsidP="00543EEB">
      <w:pPr>
        <w:jc w:val="center"/>
        <w:rPr>
          <w:rFonts w:ascii="Times New Roman" w:hAnsi="Times New Roman" w:cs="Times New Roman"/>
          <w:b/>
          <w:sz w:val="48"/>
          <w:szCs w:val="48"/>
        </w:rPr>
      </w:pPr>
    </w:p>
    <w:p w:rsidR="00543EEB" w:rsidRPr="005A250D" w:rsidRDefault="00543EEB" w:rsidP="00543EEB">
      <w:pPr>
        <w:jc w:val="center"/>
        <w:rPr>
          <w:rFonts w:ascii="Times New Roman" w:hAnsi="Times New Roman" w:cs="Times New Roman"/>
          <w:b/>
          <w:sz w:val="48"/>
          <w:szCs w:val="48"/>
        </w:rPr>
      </w:pPr>
    </w:p>
    <w:p w:rsidR="00543EEB" w:rsidRPr="005A250D" w:rsidRDefault="00543EEB" w:rsidP="00543EEB">
      <w:pPr>
        <w:jc w:val="center"/>
        <w:rPr>
          <w:rFonts w:ascii="Times New Roman" w:hAnsi="Times New Roman" w:cs="Times New Roman"/>
          <w:b/>
          <w:sz w:val="40"/>
          <w:szCs w:val="40"/>
        </w:rPr>
      </w:pPr>
      <w:r w:rsidRPr="005A250D">
        <w:rPr>
          <w:rFonts w:ascii="Times New Roman" w:hAnsi="Times New Roman" w:cs="Times New Roman"/>
          <w:b/>
          <w:sz w:val="40"/>
          <w:szCs w:val="40"/>
        </w:rPr>
        <w:t>Submitted by:</w:t>
      </w:r>
    </w:p>
    <w:p w:rsidR="00543EEB" w:rsidRPr="005A250D" w:rsidRDefault="00543EEB" w:rsidP="00543EEB">
      <w:pPr>
        <w:jc w:val="center"/>
        <w:rPr>
          <w:rFonts w:ascii="Times New Roman" w:hAnsi="Times New Roman" w:cs="Times New Roman"/>
          <w:b/>
          <w:sz w:val="40"/>
          <w:szCs w:val="40"/>
        </w:rPr>
      </w:pPr>
      <w:proofErr w:type="spellStart"/>
      <w:r w:rsidRPr="005A250D">
        <w:rPr>
          <w:rFonts w:ascii="Times New Roman" w:hAnsi="Times New Roman" w:cs="Times New Roman"/>
          <w:b/>
          <w:sz w:val="40"/>
          <w:szCs w:val="40"/>
        </w:rPr>
        <w:t>Ashesh</w:t>
      </w:r>
      <w:proofErr w:type="spellEnd"/>
      <w:r w:rsidRPr="005A250D">
        <w:rPr>
          <w:rFonts w:ascii="Times New Roman" w:hAnsi="Times New Roman" w:cs="Times New Roman"/>
          <w:b/>
          <w:sz w:val="40"/>
          <w:szCs w:val="40"/>
        </w:rPr>
        <w:t xml:space="preserve"> </w:t>
      </w:r>
      <w:proofErr w:type="spellStart"/>
      <w:r w:rsidRPr="005A250D">
        <w:rPr>
          <w:rFonts w:ascii="Times New Roman" w:hAnsi="Times New Roman" w:cs="Times New Roman"/>
          <w:b/>
          <w:sz w:val="40"/>
          <w:szCs w:val="40"/>
        </w:rPr>
        <w:t>Chattopadhyay</w:t>
      </w:r>
      <w:proofErr w:type="spellEnd"/>
    </w:p>
    <w:p w:rsidR="00543EEB" w:rsidRPr="005A250D" w:rsidRDefault="00543EEB" w:rsidP="00543EEB">
      <w:pPr>
        <w:jc w:val="center"/>
        <w:rPr>
          <w:rFonts w:ascii="Times New Roman" w:hAnsi="Times New Roman" w:cs="Times New Roman"/>
          <w:b/>
          <w:sz w:val="40"/>
          <w:szCs w:val="40"/>
        </w:rPr>
      </w:pPr>
      <w:r w:rsidRPr="005A250D">
        <w:rPr>
          <w:rFonts w:ascii="Times New Roman" w:hAnsi="Times New Roman" w:cs="Times New Roman"/>
          <w:b/>
          <w:sz w:val="40"/>
          <w:szCs w:val="40"/>
        </w:rPr>
        <w:t>Department Of Mechanical Engineering</w:t>
      </w:r>
    </w:p>
    <w:p w:rsidR="00543EEB" w:rsidRPr="005A250D" w:rsidRDefault="00543EEB" w:rsidP="00543EEB">
      <w:pPr>
        <w:jc w:val="center"/>
        <w:rPr>
          <w:rFonts w:ascii="Times New Roman" w:hAnsi="Times New Roman" w:cs="Times New Roman"/>
          <w:b/>
          <w:sz w:val="40"/>
          <w:szCs w:val="40"/>
        </w:rPr>
      </w:pPr>
      <w:r w:rsidRPr="005A250D">
        <w:rPr>
          <w:rFonts w:ascii="Times New Roman" w:hAnsi="Times New Roman" w:cs="Times New Roman"/>
          <w:b/>
          <w:sz w:val="40"/>
          <w:szCs w:val="40"/>
        </w:rPr>
        <w:t>IIT Patna</w:t>
      </w:r>
    </w:p>
    <w:p w:rsidR="00543EEB" w:rsidRPr="005A250D" w:rsidRDefault="00543EEB" w:rsidP="00543EEB">
      <w:pPr>
        <w:jc w:val="center"/>
        <w:rPr>
          <w:rFonts w:ascii="Times New Roman" w:hAnsi="Times New Roman" w:cs="Times New Roman"/>
          <w:b/>
          <w:sz w:val="48"/>
          <w:szCs w:val="48"/>
        </w:rPr>
      </w:pPr>
    </w:p>
    <w:p w:rsidR="00543EEB" w:rsidRPr="005A250D" w:rsidRDefault="00543EEB" w:rsidP="00543EEB">
      <w:pPr>
        <w:jc w:val="center"/>
        <w:rPr>
          <w:rFonts w:ascii="Times New Roman" w:hAnsi="Times New Roman" w:cs="Times New Roman"/>
          <w:b/>
          <w:sz w:val="40"/>
          <w:szCs w:val="48"/>
        </w:rPr>
      </w:pPr>
      <w:r w:rsidRPr="005A250D">
        <w:rPr>
          <w:rFonts w:ascii="Times New Roman" w:hAnsi="Times New Roman" w:cs="Times New Roman"/>
          <w:b/>
          <w:sz w:val="40"/>
          <w:szCs w:val="48"/>
        </w:rPr>
        <w:t>Under the Guidance of:</w:t>
      </w:r>
    </w:p>
    <w:p w:rsidR="00543EEB" w:rsidRPr="005A250D" w:rsidRDefault="00543EEB" w:rsidP="00543EEB">
      <w:pPr>
        <w:jc w:val="center"/>
        <w:rPr>
          <w:rFonts w:ascii="Times New Roman" w:hAnsi="Times New Roman" w:cs="Times New Roman"/>
          <w:b/>
          <w:sz w:val="40"/>
          <w:szCs w:val="48"/>
        </w:rPr>
      </w:pPr>
      <w:r w:rsidRPr="005A250D">
        <w:rPr>
          <w:rFonts w:ascii="Times New Roman" w:hAnsi="Times New Roman" w:cs="Times New Roman"/>
          <w:b/>
          <w:sz w:val="40"/>
          <w:szCs w:val="48"/>
        </w:rPr>
        <w:t xml:space="preserve">Dr. </w:t>
      </w:r>
      <w:proofErr w:type="spellStart"/>
      <w:r w:rsidRPr="005A250D">
        <w:rPr>
          <w:rFonts w:ascii="Times New Roman" w:hAnsi="Times New Roman" w:cs="Times New Roman"/>
          <w:b/>
          <w:sz w:val="40"/>
          <w:szCs w:val="48"/>
        </w:rPr>
        <w:t>Atul</w:t>
      </w:r>
      <w:proofErr w:type="spellEnd"/>
      <w:r w:rsidRPr="005A250D">
        <w:rPr>
          <w:rFonts w:ascii="Times New Roman" w:hAnsi="Times New Roman" w:cs="Times New Roman"/>
          <w:b/>
          <w:sz w:val="40"/>
          <w:szCs w:val="48"/>
        </w:rPr>
        <w:t xml:space="preserve"> </w:t>
      </w:r>
      <w:proofErr w:type="spellStart"/>
      <w:r w:rsidRPr="005A250D">
        <w:rPr>
          <w:rFonts w:ascii="Times New Roman" w:hAnsi="Times New Roman" w:cs="Times New Roman"/>
          <w:b/>
          <w:sz w:val="40"/>
          <w:szCs w:val="48"/>
        </w:rPr>
        <w:t>Thakur</w:t>
      </w:r>
      <w:proofErr w:type="spellEnd"/>
    </w:p>
    <w:p w:rsidR="00543EEB" w:rsidRPr="005A250D" w:rsidRDefault="00543EEB" w:rsidP="00543EEB">
      <w:pPr>
        <w:jc w:val="center"/>
        <w:rPr>
          <w:rFonts w:ascii="Times New Roman" w:hAnsi="Times New Roman" w:cs="Times New Roman"/>
          <w:b/>
          <w:sz w:val="40"/>
          <w:szCs w:val="48"/>
        </w:rPr>
      </w:pPr>
      <w:r w:rsidRPr="005A250D">
        <w:rPr>
          <w:rFonts w:ascii="Times New Roman" w:hAnsi="Times New Roman" w:cs="Times New Roman"/>
          <w:b/>
          <w:sz w:val="40"/>
          <w:szCs w:val="48"/>
        </w:rPr>
        <w:t xml:space="preserve">Dr. </w:t>
      </w:r>
      <w:proofErr w:type="spellStart"/>
      <w:r w:rsidRPr="005A250D">
        <w:rPr>
          <w:rFonts w:ascii="Times New Roman" w:hAnsi="Times New Roman" w:cs="Times New Roman"/>
          <w:b/>
          <w:sz w:val="40"/>
          <w:szCs w:val="48"/>
        </w:rPr>
        <w:t>Rishi</w:t>
      </w:r>
      <w:proofErr w:type="spellEnd"/>
      <w:r w:rsidRPr="005A250D">
        <w:rPr>
          <w:rFonts w:ascii="Times New Roman" w:hAnsi="Times New Roman" w:cs="Times New Roman"/>
          <w:b/>
          <w:sz w:val="40"/>
          <w:szCs w:val="48"/>
        </w:rPr>
        <w:t xml:space="preserve"> Raj</w:t>
      </w:r>
    </w:p>
    <w:p w:rsidR="00543EEB" w:rsidRPr="005A250D" w:rsidRDefault="00543EEB" w:rsidP="00543EEB">
      <w:pPr>
        <w:jc w:val="center"/>
        <w:rPr>
          <w:rFonts w:ascii="Times New Roman" w:hAnsi="Times New Roman" w:cs="Times New Roman"/>
          <w:b/>
          <w:sz w:val="48"/>
          <w:szCs w:val="48"/>
        </w:rPr>
      </w:pPr>
    </w:p>
    <w:p w:rsidR="00543EEB" w:rsidRPr="005A250D" w:rsidRDefault="00543EEB" w:rsidP="00543EEB">
      <w:pPr>
        <w:jc w:val="center"/>
        <w:rPr>
          <w:rFonts w:ascii="Times New Roman" w:hAnsi="Times New Roman" w:cs="Times New Roman"/>
          <w:b/>
          <w:sz w:val="48"/>
          <w:szCs w:val="48"/>
        </w:rPr>
      </w:pPr>
      <w:r w:rsidRPr="00F22A47">
        <w:rPr>
          <w:rFonts w:ascii="Times New Roman" w:hAnsi="Times New Roman" w:cs="Times New Roman"/>
          <w:b/>
          <w:noProof/>
          <w:sz w:val="48"/>
          <w:szCs w:val="48"/>
          <w:lang w:eastAsia="ja-JP" w:bidi="bn-IN"/>
        </w:rPr>
        <w:lastRenderedPageBreak/>
        <w:drawing>
          <wp:inline distT="0" distB="0" distL="0" distR="0">
            <wp:extent cx="1909503" cy="1909503"/>
            <wp:effectExtent l="19050" t="0" r="0" b="0"/>
            <wp:docPr id="1" name="Picture 18" descr="imag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tif"/>
                    <pic:cNvPicPr/>
                  </pic:nvPicPr>
                  <pic:blipFill>
                    <a:blip r:embed="rId7" cstate="print"/>
                    <a:stretch>
                      <a:fillRect/>
                    </a:stretch>
                  </pic:blipFill>
                  <pic:spPr>
                    <a:xfrm>
                      <a:off x="0" y="0"/>
                      <a:ext cx="1914646" cy="1914646"/>
                    </a:xfrm>
                    <a:prstGeom prst="rect">
                      <a:avLst/>
                    </a:prstGeom>
                  </pic:spPr>
                </pic:pic>
              </a:graphicData>
            </a:graphic>
          </wp:inline>
        </w:drawing>
      </w:r>
    </w:p>
    <w:p w:rsidR="00543EEB" w:rsidRPr="005A250D" w:rsidRDefault="00543EEB" w:rsidP="00543EEB">
      <w:pPr>
        <w:rPr>
          <w:rFonts w:ascii="Times New Roman" w:hAnsi="Times New Roman" w:cs="Times New Roman"/>
          <w:b/>
          <w:sz w:val="48"/>
          <w:szCs w:val="48"/>
        </w:rPr>
      </w:pPr>
    </w:p>
    <w:p w:rsidR="00543EEB" w:rsidRPr="005A250D" w:rsidRDefault="00543EEB" w:rsidP="00543EEB">
      <w:pPr>
        <w:jc w:val="center"/>
        <w:rPr>
          <w:rFonts w:ascii="Times New Roman" w:hAnsi="Times New Roman" w:cs="Times New Roman"/>
          <w:b/>
          <w:sz w:val="48"/>
          <w:szCs w:val="48"/>
        </w:rPr>
      </w:pPr>
      <w:r w:rsidRPr="005A250D">
        <w:rPr>
          <w:rFonts w:ascii="Times New Roman" w:hAnsi="Times New Roman" w:cs="Times New Roman"/>
          <w:b/>
          <w:sz w:val="48"/>
          <w:szCs w:val="48"/>
        </w:rPr>
        <w:t>Acknowledgment</w:t>
      </w:r>
    </w:p>
    <w:p w:rsidR="00543EEB" w:rsidRPr="005A250D" w:rsidRDefault="00543EEB" w:rsidP="000B1D7B">
      <w:pPr>
        <w:jc w:val="both"/>
        <w:rPr>
          <w:rFonts w:ascii="Times New Roman" w:hAnsi="Times New Roman" w:cs="Times New Roman"/>
          <w:b/>
          <w:sz w:val="48"/>
          <w:szCs w:val="48"/>
        </w:rPr>
      </w:pPr>
      <w:r w:rsidRPr="005A250D">
        <w:rPr>
          <w:rFonts w:ascii="Times New Roman" w:hAnsi="Times New Roman" w:cs="Times New Roman"/>
          <w:sz w:val="32"/>
          <w:szCs w:val="32"/>
        </w:rPr>
        <w:t xml:space="preserve">I would like to express my deepest gratitude to </w:t>
      </w:r>
      <w:r w:rsidRPr="00B657E7">
        <w:rPr>
          <w:rFonts w:ascii="Times New Roman" w:hAnsi="Times New Roman" w:cs="Times New Roman"/>
          <w:bCs/>
          <w:sz w:val="32"/>
          <w:szCs w:val="32"/>
        </w:rPr>
        <w:t xml:space="preserve">Dr. </w:t>
      </w:r>
      <w:proofErr w:type="spellStart"/>
      <w:r w:rsidRPr="00B657E7">
        <w:rPr>
          <w:rFonts w:ascii="Times New Roman" w:hAnsi="Times New Roman" w:cs="Times New Roman"/>
          <w:bCs/>
          <w:sz w:val="32"/>
          <w:szCs w:val="32"/>
        </w:rPr>
        <w:t>Atul</w:t>
      </w:r>
      <w:proofErr w:type="spellEnd"/>
      <w:r w:rsidRPr="00B657E7">
        <w:rPr>
          <w:rFonts w:ascii="Times New Roman" w:hAnsi="Times New Roman" w:cs="Times New Roman"/>
          <w:bCs/>
          <w:sz w:val="32"/>
          <w:szCs w:val="32"/>
        </w:rPr>
        <w:t xml:space="preserve"> </w:t>
      </w:r>
      <w:proofErr w:type="spellStart"/>
      <w:r w:rsidRPr="00B657E7">
        <w:rPr>
          <w:rFonts w:ascii="Times New Roman" w:hAnsi="Times New Roman" w:cs="Times New Roman"/>
          <w:bCs/>
          <w:sz w:val="32"/>
          <w:szCs w:val="32"/>
        </w:rPr>
        <w:t>Thakur</w:t>
      </w:r>
      <w:proofErr w:type="spellEnd"/>
      <w:r w:rsidRPr="00E42004">
        <w:rPr>
          <w:rFonts w:ascii="Times New Roman" w:hAnsi="Times New Roman" w:cs="Times New Roman"/>
          <w:sz w:val="32"/>
          <w:szCs w:val="32"/>
        </w:rPr>
        <w:t xml:space="preserve"> and </w:t>
      </w:r>
      <w:r w:rsidR="005036E7">
        <w:rPr>
          <w:rFonts w:ascii="Times New Roman" w:hAnsi="Times New Roman" w:cs="Times New Roman"/>
          <w:bCs/>
          <w:sz w:val="32"/>
          <w:szCs w:val="32"/>
        </w:rPr>
        <w:t xml:space="preserve">Dr. </w:t>
      </w:r>
      <w:proofErr w:type="spellStart"/>
      <w:r w:rsidR="005036E7">
        <w:rPr>
          <w:rFonts w:ascii="Times New Roman" w:hAnsi="Times New Roman" w:cs="Times New Roman"/>
          <w:bCs/>
          <w:sz w:val="32"/>
          <w:szCs w:val="32"/>
        </w:rPr>
        <w:t>Rishi</w:t>
      </w:r>
      <w:proofErr w:type="spellEnd"/>
      <w:r w:rsidR="005036E7">
        <w:rPr>
          <w:rFonts w:ascii="Times New Roman" w:hAnsi="Times New Roman" w:cs="Times New Roman"/>
          <w:bCs/>
          <w:sz w:val="32"/>
          <w:szCs w:val="32"/>
        </w:rPr>
        <w:t xml:space="preserve"> </w:t>
      </w:r>
      <w:proofErr w:type="gramStart"/>
      <w:r w:rsidR="005036E7">
        <w:rPr>
          <w:rFonts w:ascii="Times New Roman" w:hAnsi="Times New Roman" w:cs="Times New Roman"/>
          <w:bCs/>
          <w:sz w:val="32"/>
          <w:szCs w:val="32"/>
        </w:rPr>
        <w:t xml:space="preserve">Raj </w:t>
      </w:r>
      <w:r w:rsidRPr="00B657E7">
        <w:rPr>
          <w:rFonts w:ascii="Times New Roman" w:hAnsi="Times New Roman" w:cs="Times New Roman"/>
          <w:bCs/>
          <w:sz w:val="32"/>
          <w:szCs w:val="32"/>
        </w:rPr>
        <w:t xml:space="preserve"> </w:t>
      </w:r>
      <w:r w:rsidRPr="00E42004">
        <w:rPr>
          <w:rFonts w:ascii="Times New Roman" w:hAnsi="Times New Roman" w:cs="Times New Roman"/>
          <w:sz w:val="32"/>
          <w:szCs w:val="32"/>
        </w:rPr>
        <w:t>for</w:t>
      </w:r>
      <w:proofErr w:type="gramEnd"/>
      <w:r w:rsidRPr="00E42004">
        <w:rPr>
          <w:rFonts w:ascii="Times New Roman" w:hAnsi="Times New Roman" w:cs="Times New Roman"/>
          <w:sz w:val="32"/>
          <w:szCs w:val="32"/>
        </w:rPr>
        <w:t xml:space="preserve"> their guidance, encouragement, patience and especially for their </w:t>
      </w:r>
      <w:del w:id="0" w:author="Rishi Raj" w:date="2014-10-15T16:01:00Z">
        <w:r>
          <w:rPr>
            <w:rFonts w:ascii="Times New Roman" w:hAnsi="Times New Roman" w:cs="Times New Roman"/>
            <w:sz w:val="32"/>
            <w:szCs w:val="32"/>
          </w:rPr>
          <w:delText xml:space="preserve"> </w:delText>
        </w:r>
      </w:del>
      <w:r>
        <w:rPr>
          <w:rFonts w:ascii="Times New Roman" w:hAnsi="Times New Roman" w:cs="Times New Roman"/>
          <w:sz w:val="32"/>
          <w:szCs w:val="32"/>
        </w:rPr>
        <w:t>time and moral support. Their able guidance and constant inspiration was a major source of motivation that helped me carry out this project. It was a knowledgeable experience to work under them.</w:t>
      </w:r>
    </w:p>
    <w:p w:rsidR="00543EEB" w:rsidRDefault="00543EEB" w:rsidP="00543EEB"/>
    <w:p w:rsidR="00543EEB" w:rsidRDefault="00543EEB" w:rsidP="00543EEB"/>
    <w:p w:rsidR="00543EEB" w:rsidRDefault="00543EEB" w:rsidP="00543EEB"/>
    <w:p w:rsidR="00543EEB" w:rsidRDefault="00543EEB" w:rsidP="00543EEB"/>
    <w:p w:rsidR="00543EEB" w:rsidRDefault="00543EEB" w:rsidP="00543EEB"/>
    <w:p w:rsidR="00543EEB" w:rsidRDefault="00543EEB" w:rsidP="00543EEB"/>
    <w:p w:rsidR="00543EEB" w:rsidRDefault="00543EEB" w:rsidP="00543EEB"/>
    <w:p w:rsidR="00543EEB" w:rsidRDefault="00543EEB" w:rsidP="00543EEB"/>
    <w:p w:rsidR="00543EEB" w:rsidRDefault="00543EEB" w:rsidP="00543EEB"/>
    <w:p w:rsidR="00543EEB" w:rsidRDefault="00543EEB" w:rsidP="00543EEB"/>
    <w:p w:rsidR="00543EEB" w:rsidRDefault="00543EEB" w:rsidP="00543EEB"/>
    <w:p w:rsidR="00543EEB" w:rsidRDefault="00543EEB" w:rsidP="00543EEB"/>
    <w:p w:rsidR="00543EEB" w:rsidRDefault="00543EEB" w:rsidP="00543EEB"/>
    <w:p w:rsidR="00543EEB" w:rsidRDefault="00543EEB" w:rsidP="00543EEB"/>
    <w:p w:rsidR="00543EEB" w:rsidRDefault="00543EEB" w:rsidP="00543EEB"/>
    <w:p w:rsidR="00543EEB" w:rsidRDefault="00543EEB" w:rsidP="00543EEB"/>
    <w:p w:rsidR="00543EEB" w:rsidRDefault="00543EEB" w:rsidP="00543EEB"/>
    <w:p w:rsidR="00543EEB" w:rsidRDefault="00543EEB" w:rsidP="00543EEB"/>
    <w:p w:rsidR="00543EEB" w:rsidRPr="005A250D" w:rsidRDefault="00543EEB" w:rsidP="00543EEB">
      <w:pPr>
        <w:jc w:val="center"/>
        <w:rPr>
          <w:rFonts w:ascii="Times New Roman" w:hAnsi="Times New Roman" w:cs="Times New Roman"/>
          <w:b/>
          <w:sz w:val="32"/>
          <w:szCs w:val="32"/>
        </w:rPr>
      </w:pPr>
      <w:r>
        <w:rPr>
          <w:rFonts w:ascii="Times New Roman" w:hAnsi="Times New Roman" w:cs="Times New Roman"/>
          <w:b/>
          <w:sz w:val="48"/>
          <w:szCs w:val="48"/>
        </w:rPr>
        <w:t>Certificate</w:t>
      </w:r>
    </w:p>
    <w:p w:rsidR="00543EEB" w:rsidRPr="005A250D" w:rsidDel="005A250D" w:rsidRDefault="00543EEB" w:rsidP="00543EEB">
      <w:pPr>
        <w:rPr>
          <w:del w:id="1" w:author="Rishi Raj" w:date="2014-10-15T16:01:00Z"/>
          <w:rFonts w:ascii="Times New Roman" w:hAnsi="Times New Roman" w:cs="Times New Roman"/>
          <w:b/>
          <w:sz w:val="24"/>
          <w:szCs w:val="24"/>
        </w:rPr>
      </w:pPr>
    </w:p>
    <w:p w:rsidR="00543EEB" w:rsidRPr="005A250D" w:rsidRDefault="00543EEB" w:rsidP="00543EEB">
      <w:pPr>
        <w:rPr>
          <w:rFonts w:ascii="Times New Roman" w:hAnsi="Times New Roman" w:cs="Times New Roman"/>
          <w:b/>
          <w:sz w:val="24"/>
          <w:szCs w:val="24"/>
        </w:rPr>
      </w:pPr>
    </w:p>
    <w:p w:rsidR="00543EEB" w:rsidRDefault="00543EEB" w:rsidP="00543EEB">
      <w:pPr>
        <w:jc w:val="both"/>
        <w:rPr>
          <w:rFonts w:ascii="Times New Roman" w:hAnsi="Times New Roman" w:cs="Times New Roman"/>
          <w:b/>
          <w:sz w:val="24"/>
          <w:szCs w:val="24"/>
        </w:rPr>
      </w:pPr>
      <w:r>
        <w:rPr>
          <w:rFonts w:ascii="Times New Roman" w:hAnsi="Times New Roman" w:cs="Times New Roman"/>
          <w:sz w:val="32"/>
          <w:szCs w:val="32"/>
        </w:rPr>
        <w:t xml:space="preserve">This is to certify that the project report entitled </w:t>
      </w:r>
      <w:r>
        <w:rPr>
          <w:rFonts w:ascii="Times New Roman" w:hAnsi="Times New Roman" w:cs="Times New Roman"/>
          <w:b/>
          <w:bCs/>
          <w:sz w:val="32"/>
          <w:szCs w:val="32"/>
        </w:rPr>
        <w:t xml:space="preserve">“Two-dimensional </w:t>
      </w:r>
      <w:proofErr w:type="spellStart"/>
      <w:r>
        <w:rPr>
          <w:rFonts w:ascii="Times New Roman" w:hAnsi="Times New Roman" w:cs="Times New Roman"/>
          <w:b/>
          <w:bCs/>
          <w:sz w:val="32"/>
          <w:szCs w:val="32"/>
        </w:rPr>
        <w:t>Modelling</w:t>
      </w:r>
      <w:proofErr w:type="spellEnd"/>
      <w:r>
        <w:rPr>
          <w:rFonts w:ascii="Times New Roman" w:hAnsi="Times New Roman" w:cs="Times New Roman"/>
          <w:b/>
          <w:bCs/>
          <w:sz w:val="32"/>
          <w:szCs w:val="32"/>
        </w:rPr>
        <w:t xml:space="preserve"> of Droplets on Rough and Heterogeneous Surfaces ”, </w:t>
      </w:r>
      <w:r>
        <w:rPr>
          <w:rFonts w:ascii="Times New Roman" w:hAnsi="Times New Roman" w:cs="Times New Roman"/>
          <w:sz w:val="32"/>
          <w:szCs w:val="32"/>
        </w:rPr>
        <w:t xml:space="preserve">which is being submitted by </w:t>
      </w:r>
      <w:proofErr w:type="spellStart"/>
      <w:r>
        <w:rPr>
          <w:rFonts w:ascii="Times New Roman" w:hAnsi="Times New Roman" w:cs="Times New Roman"/>
          <w:b/>
          <w:bCs/>
          <w:sz w:val="32"/>
          <w:szCs w:val="32"/>
        </w:rPr>
        <w:t>Ashesh</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Chattopadhyay</w:t>
      </w:r>
      <w:proofErr w:type="spellEnd"/>
      <w:r>
        <w:rPr>
          <w:rFonts w:ascii="Times New Roman" w:hAnsi="Times New Roman" w:cs="Times New Roman"/>
          <w:b/>
          <w:bCs/>
          <w:sz w:val="32"/>
          <w:szCs w:val="32"/>
        </w:rPr>
        <w:t xml:space="preserve"> </w:t>
      </w:r>
      <w:r>
        <w:rPr>
          <w:rFonts w:ascii="Times New Roman" w:hAnsi="Times New Roman" w:cs="Times New Roman"/>
          <w:sz w:val="32"/>
          <w:szCs w:val="32"/>
        </w:rPr>
        <w:t xml:space="preserve">(Roll No:- 1101ME07) in partial fulfillment for the requirements of the degree of Bachelor of Technology in Mechanical Engineering is a </w:t>
      </w:r>
      <w:proofErr w:type="spellStart"/>
      <w:r>
        <w:rPr>
          <w:rFonts w:ascii="Times New Roman" w:hAnsi="Times New Roman" w:cs="Times New Roman"/>
          <w:sz w:val="32"/>
          <w:szCs w:val="32"/>
        </w:rPr>
        <w:t>bonafide</w:t>
      </w:r>
      <w:proofErr w:type="spellEnd"/>
      <w:r>
        <w:rPr>
          <w:rFonts w:ascii="Times New Roman" w:hAnsi="Times New Roman" w:cs="Times New Roman"/>
          <w:sz w:val="32"/>
          <w:szCs w:val="32"/>
        </w:rPr>
        <w:t xml:space="preserve"> record of investigations carried out by him under my supervision and guidance.</w:t>
      </w:r>
    </w:p>
    <w:p w:rsidR="00543EEB" w:rsidRPr="005A250D" w:rsidRDefault="00543EEB" w:rsidP="00543EEB">
      <w:pPr>
        <w:rPr>
          <w:rFonts w:ascii="Times New Roman" w:hAnsi="Times New Roman" w:cs="Times New Roman"/>
          <w:b/>
          <w:sz w:val="24"/>
          <w:szCs w:val="24"/>
        </w:rPr>
      </w:pPr>
    </w:p>
    <w:p w:rsidR="00543EEB" w:rsidRDefault="00543EEB" w:rsidP="00543EEB">
      <w:pPr>
        <w:rPr>
          <w:rFonts w:ascii="Times New Roman" w:hAnsi="Times New Roman" w:cs="Times New Roman"/>
          <w:b/>
          <w:sz w:val="24"/>
          <w:szCs w:val="24"/>
        </w:rPr>
      </w:pPr>
      <w:r>
        <w:rPr>
          <w:rFonts w:ascii="Times New Roman" w:hAnsi="Times New Roman" w:cs="Times New Roman"/>
          <w:b/>
          <w:sz w:val="24"/>
          <w:szCs w:val="24"/>
        </w:rPr>
        <w:t xml:space="preserve">                                                                                                             -Dr. </w:t>
      </w:r>
      <w:proofErr w:type="spellStart"/>
      <w:r>
        <w:rPr>
          <w:rFonts w:ascii="Times New Roman" w:hAnsi="Times New Roman" w:cs="Times New Roman"/>
          <w:b/>
          <w:sz w:val="24"/>
          <w:szCs w:val="24"/>
        </w:rPr>
        <w:t>Atul</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Thakur</w:t>
      </w:r>
      <w:proofErr w:type="spellEnd"/>
    </w:p>
    <w:p w:rsidR="00543EEB" w:rsidRPr="005A250D" w:rsidRDefault="00543EEB" w:rsidP="00543EEB">
      <w:pPr>
        <w:rPr>
          <w:rFonts w:ascii="Times New Roman" w:hAnsi="Times New Roman" w:cs="Times New Roman"/>
          <w:b/>
          <w:sz w:val="24"/>
          <w:szCs w:val="24"/>
        </w:rPr>
      </w:pPr>
      <w:r>
        <w:rPr>
          <w:rFonts w:ascii="Times New Roman" w:hAnsi="Times New Roman" w:cs="Times New Roman"/>
          <w:b/>
          <w:sz w:val="24"/>
          <w:szCs w:val="24"/>
        </w:rPr>
        <w:t xml:space="preserve">                                                                                                             -Dr. </w:t>
      </w:r>
      <w:proofErr w:type="spellStart"/>
      <w:r>
        <w:rPr>
          <w:rFonts w:ascii="Times New Roman" w:hAnsi="Times New Roman" w:cs="Times New Roman"/>
          <w:b/>
          <w:sz w:val="24"/>
          <w:szCs w:val="24"/>
        </w:rPr>
        <w:t>Rishi</w:t>
      </w:r>
      <w:proofErr w:type="spellEnd"/>
      <w:r>
        <w:rPr>
          <w:rFonts w:ascii="Times New Roman" w:hAnsi="Times New Roman" w:cs="Times New Roman"/>
          <w:b/>
          <w:sz w:val="24"/>
          <w:szCs w:val="24"/>
        </w:rPr>
        <w:t xml:space="preserve"> Raj</w:t>
      </w:r>
    </w:p>
    <w:p w:rsidR="00543EEB" w:rsidRDefault="00543EEB" w:rsidP="00543EEB"/>
    <w:p w:rsidR="00543EEB" w:rsidRDefault="00543EEB" w:rsidP="00543EEB"/>
    <w:p w:rsidR="00543EEB" w:rsidRDefault="00543EEB" w:rsidP="00543EEB"/>
    <w:p w:rsidR="00543EEB" w:rsidRDefault="00543EEB" w:rsidP="00543EEB"/>
    <w:p w:rsidR="00543EEB" w:rsidRDefault="00543EEB" w:rsidP="00543EEB"/>
    <w:p w:rsidR="00543EEB" w:rsidRDefault="00543EEB" w:rsidP="00543EEB"/>
    <w:p w:rsidR="00543EEB" w:rsidRDefault="00543EEB" w:rsidP="00543EEB"/>
    <w:p w:rsidR="00543EEB" w:rsidRDefault="00543EEB" w:rsidP="00543EEB"/>
    <w:p w:rsidR="00543EEB" w:rsidRDefault="00543EEB" w:rsidP="00543EEB"/>
    <w:p w:rsidR="00543EEB" w:rsidRDefault="00543EEB" w:rsidP="00543EEB"/>
    <w:p w:rsidR="00543EEB" w:rsidRDefault="00543EEB" w:rsidP="00543EEB"/>
    <w:p w:rsidR="00543EEB" w:rsidRDefault="00543EEB" w:rsidP="00543EEB"/>
    <w:p w:rsidR="00543EEB" w:rsidRDefault="00543EEB" w:rsidP="00543EEB"/>
    <w:p w:rsidR="00A134A9" w:rsidRPr="004E5E50" w:rsidRDefault="00543EEB" w:rsidP="00663E68">
      <w:pPr>
        <w:pStyle w:val="ListParagraph"/>
        <w:numPr>
          <w:ilvl w:val="0"/>
          <w:numId w:val="2"/>
        </w:numPr>
        <w:jc w:val="both"/>
        <w:rPr>
          <w:rFonts w:ascii="Times New Roman" w:hAnsi="Times New Roman" w:cs="Times New Roman"/>
        </w:rPr>
      </w:pPr>
      <w:r w:rsidRPr="004E5E50">
        <w:rPr>
          <w:rFonts w:ascii="Times New Roman" w:hAnsi="Times New Roman" w:cs="Times New Roman"/>
          <w:b/>
          <w:bCs/>
        </w:rPr>
        <w:t>Abstract:</w:t>
      </w:r>
      <w:r w:rsidRPr="004E5E50">
        <w:rPr>
          <w:rFonts w:ascii="Times New Roman" w:hAnsi="Times New Roman" w:cs="Times New Roman"/>
        </w:rPr>
        <w:t xml:space="preserve"> </w:t>
      </w:r>
    </w:p>
    <w:p w:rsidR="00663E68" w:rsidRPr="004E5E50" w:rsidRDefault="00663E68" w:rsidP="00663E68">
      <w:pPr>
        <w:pStyle w:val="ListParagraph"/>
        <w:jc w:val="both"/>
        <w:rPr>
          <w:rFonts w:ascii="Times New Roman" w:hAnsi="Times New Roman" w:cs="Times New Roman"/>
        </w:rPr>
      </w:pPr>
      <w:proofErr w:type="spellStart"/>
      <w:r w:rsidRPr="004E5E50">
        <w:rPr>
          <w:rFonts w:ascii="Times New Roman" w:hAnsi="Times New Roman" w:cs="Times New Roman"/>
        </w:rPr>
        <w:t>Wettability</w:t>
      </w:r>
      <w:proofErr w:type="spellEnd"/>
      <w:r w:rsidRPr="004E5E50">
        <w:rPr>
          <w:rFonts w:ascii="Times New Roman" w:hAnsi="Times New Roman" w:cs="Times New Roman"/>
        </w:rPr>
        <w:t xml:space="preserve"> has always played an important role in surface engineering and its applications. Controlling the </w:t>
      </w:r>
      <w:proofErr w:type="spellStart"/>
      <w:r w:rsidRPr="004E5E50">
        <w:rPr>
          <w:rFonts w:ascii="Times New Roman" w:hAnsi="Times New Roman" w:cs="Times New Roman"/>
        </w:rPr>
        <w:t>wettability</w:t>
      </w:r>
      <w:proofErr w:type="spellEnd"/>
      <w:r w:rsidRPr="004E5E50">
        <w:rPr>
          <w:rFonts w:ascii="Times New Roman" w:hAnsi="Times New Roman" w:cs="Times New Roman"/>
        </w:rPr>
        <w:t xml:space="preserve"> of the surface enables </w:t>
      </w:r>
      <w:proofErr w:type="gramStart"/>
      <w:r w:rsidRPr="004E5E50">
        <w:rPr>
          <w:rFonts w:ascii="Times New Roman" w:hAnsi="Times New Roman" w:cs="Times New Roman"/>
        </w:rPr>
        <w:t>us</w:t>
      </w:r>
      <w:proofErr w:type="gramEnd"/>
      <w:r w:rsidRPr="004E5E50">
        <w:rPr>
          <w:rFonts w:ascii="Times New Roman" w:hAnsi="Times New Roman" w:cs="Times New Roman"/>
        </w:rPr>
        <w:t xml:space="preserve"> to control various physical process related to solid-liquid interactions. In our previous work we had investigated how structured surfaces affect (</w:t>
      </w:r>
      <w:r w:rsidRPr="004E5E50">
        <w:rPr>
          <w:rFonts w:ascii="Times New Roman" w:hAnsi="Times New Roman" w:cs="Times New Roman"/>
          <w:i/>
          <w:iCs/>
        </w:rPr>
        <w:t>1)</w:t>
      </w:r>
      <w:r w:rsidRPr="004E5E50">
        <w:rPr>
          <w:rFonts w:ascii="Times New Roman" w:hAnsi="Times New Roman" w:cs="Times New Roman"/>
        </w:rPr>
        <w:t xml:space="preserve"> the evolution of a cylindrical two dimensional droplet and the results obtained were matching very accurately with the experimental results obtained </w:t>
      </w:r>
      <w:proofErr w:type="gramStart"/>
      <w:r w:rsidRPr="004E5E50">
        <w:rPr>
          <w:rFonts w:ascii="Times New Roman" w:hAnsi="Times New Roman" w:cs="Times New Roman"/>
        </w:rPr>
        <w:t>previously(</w:t>
      </w:r>
      <w:proofErr w:type="gramEnd"/>
      <w:r w:rsidRPr="004E5E50">
        <w:rPr>
          <w:rFonts w:ascii="Times New Roman" w:hAnsi="Times New Roman" w:cs="Times New Roman"/>
          <w:i/>
          <w:iCs/>
        </w:rPr>
        <w:t>2)</w:t>
      </w:r>
      <w:r w:rsidRPr="004E5E50">
        <w:rPr>
          <w:rFonts w:ascii="Times New Roman" w:hAnsi="Times New Roman" w:cs="Times New Roman"/>
        </w:rPr>
        <w:t>.In that particular study(</w:t>
      </w:r>
      <w:r w:rsidRPr="004E5E50">
        <w:rPr>
          <w:rFonts w:ascii="Times New Roman" w:hAnsi="Times New Roman" w:cs="Times New Roman"/>
          <w:i/>
          <w:iCs/>
        </w:rPr>
        <w:t>1)</w:t>
      </w:r>
      <w:r w:rsidRPr="004E5E50">
        <w:rPr>
          <w:rFonts w:ascii="Times New Roman" w:hAnsi="Times New Roman" w:cs="Times New Roman"/>
        </w:rPr>
        <w:t xml:space="preserve"> we had successfully developed and implemented a geometric algorithm that would enable us to simulate the evolution of the two dimensional droplet on structured surfaces. Compared to full scale </w:t>
      </w:r>
      <w:proofErr w:type="spellStart"/>
      <w:r w:rsidRPr="004E5E50">
        <w:rPr>
          <w:rFonts w:ascii="Times New Roman" w:hAnsi="Times New Roman" w:cs="Times New Roman"/>
        </w:rPr>
        <w:t>Navier</w:t>
      </w:r>
      <w:proofErr w:type="spellEnd"/>
      <w:r w:rsidRPr="004E5E50">
        <w:rPr>
          <w:rFonts w:ascii="Times New Roman" w:hAnsi="Times New Roman" w:cs="Times New Roman"/>
        </w:rPr>
        <w:t xml:space="preserve">-Stokes solution the algorithm promised to be computationally efficient and gave us a simpler geometric representation. However a proper scaling could not be performed since it had only been tested for a two dimensional case. Here we have extended our study to </w:t>
      </w:r>
      <w:r w:rsidR="005036E7" w:rsidRPr="004E5E50">
        <w:rPr>
          <w:rFonts w:ascii="Times New Roman" w:hAnsi="Times New Roman" w:cs="Times New Roman"/>
        </w:rPr>
        <w:t>building a</w:t>
      </w:r>
      <w:r w:rsidRPr="004E5E50">
        <w:rPr>
          <w:rFonts w:ascii="Times New Roman" w:hAnsi="Times New Roman" w:cs="Times New Roman"/>
        </w:rPr>
        <w:t xml:space="preserve"> suitable data structure for a three-dimensional droplet model and understanding how our </w:t>
      </w:r>
      <w:proofErr w:type="gramStart"/>
      <w:r w:rsidRPr="004E5E50">
        <w:rPr>
          <w:rFonts w:ascii="Times New Roman" w:hAnsi="Times New Roman" w:cs="Times New Roman"/>
        </w:rPr>
        <w:t>algorithm(</w:t>
      </w:r>
      <w:proofErr w:type="gramEnd"/>
      <w:r w:rsidRPr="004E5E50">
        <w:rPr>
          <w:rFonts w:ascii="Times New Roman" w:hAnsi="Times New Roman" w:cs="Times New Roman"/>
          <w:i/>
          <w:iCs/>
        </w:rPr>
        <w:t>1)</w:t>
      </w:r>
      <w:r w:rsidRPr="004E5E50">
        <w:rPr>
          <w:rFonts w:ascii="Times New Roman" w:hAnsi="Times New Roman" w:cs="Times New Roman"/>
        </w:rPr>
        <w:t xml:space="preserve"> performs in that case. The primary focus in this study would be to look at the various computational geometric algorithms that help us in 3-D point cloud reconstructions and determining which of the data structures may be used or in that matter modified to mimic our physical problem.</w:t>
      </w:r>
    </w:p>
    <w:p w:rsidR="00543EEB" w:rsidRPr="004E5E50" w:rsidRDefault="00663E68" w:rsidP="00663E68">
      <w:pPr>
        <w:tabs>
          <w:tab w:val="left" w:pos="540"/>
        </w:tabs>
        <w:rPr>
          <w:rFonts w:ascii="Times New Roman" w:hAnsi="Times New Roman" w:cs="Times New Roman"/>
        </w:rPr>
      </w:pPr>
      <w:r w:rsidRPr="004E5E50">
        <w:rPr>
          <w:rFonts w:ascii="Times New Roman" w:hAnsi="Times New Roman" w:cs="Times New Roman"/>
        </w:rPr>
        <w:t xml:space="preserve">        </w:t>
      </w:r>
    </w:p>
    <w:p w:rsidR="00A134A9" w:rsidRPr="004E5E50" w:rsidRDefault="00A134A9" w:rsidP="00A134A9">
      <w:pPr>
        <w:pStyle w:val="ListParagraph"/>
        <w:numPr>
          <w:ilvl w:val="0"/>
          <w:numId w:val="1"/>
        </w:numPr>
        <w:jc w:val="both"/>
        <w:rPr>
          <w:rFonts w:ascii="Times New Roman" w:hAnsi="Times New Roman" w:cs="Times New Roman"/>
          <w:b/>
          <w:bCs/>
        </w:rPr>
      </w:pPr>
      <w:r w:rsidRPr="004E5E50">
        <w:rPr>
          <w:rFonts w:ascii="Times New Roman" w:hAnsi="Times New Roman" w:cs="Times New Roman"/>
          <w:b/>
          <w:bCs/>
        </w:rPr>
        <w:t>Introduction:</w:t>
      </w:r>
    </w:p>
    <w:p w:rsidR="00A134A9" w:rsidRPr="004E5E50" w:rsidRDefault="00A134A9" w:rsidP="00A134A9">
      <w:pPr>
        <w:pStyle w:val="ListParagraph"/>
        <w:jc w:val="both"/>
        <w:rPr>
          <w:rFonts w:ascii="Times New Roman" w:hAnsi="Times New Roman" w:cs="Times New Roman"/>
        </w:rPr>
      </w:pPr>
      <w:r w:rsidRPr="004E5E50">
        <w:rPr>
          <w:rFonts w:ascii="Times New Roman" w:hAnsi="Times New Roman" w:cs="Times New Roman"/>
        </w:rPr>
        <w:t xml:space="preserve">Various computational geometric algorithms have been studied over time for reconstruction of 3-D point cloud. Each of them </w:t>
      </w:r>
      <w:proofErr w:type="gramStart"/>
      <w:r w:rsidRPr="004E5E50">
        <w:rPr>
          <w:rFonts w:ascii="Times New Roman" w:hAnsi="Times New Roman" w:cs="Times New Roman"/>
        </w:rPr>
        <w:t>have</w:t>
      </w:r>
      <w:proofErr w:type="gramEnd"/>
      <w:r w:rsidRPr="004E5E50">
        <w:rPr>
          <w:rFonts w:ascii="Times New Roman" w:hAnsi="Times New Roman" w:cs="Times New Roman"/>
        </w:rPr>
        <w:t xml:space="preserve"> their specific field of application. Our physical problem needs to be compatible with the data structure used in each case. Moreover the algorithm that we intend to implement has certain operators which would perturb points resting on the surface in order to create dynamically evolving surfaces. One has to pay heed whether the reconstruction algorithm chosen is compatible with such operators. Hence an extensive mapping of the operators from two-</w:t>
      </w:r>
      <w:r w:rsidR="00663E68" w:rsidRPr="004E5E50">
        <w:rPr>
          <w:rFonts w:ascii="Times New Roman" w:hAnsi="Times New Roman" w:cs="Times New Roman"/>
        </w:rPr>
        <w:t>dimensional</w:t>
      </w:r>
      <w:r w:rsidRPr="004E5E50">
        <w:rPr>
          <w:rFonts w:ascii="Times New Roman" w:hAnsi="Times New Roman" w:cs="Times New Roman"/>
        </w:rPr>
        <w:t xml:space="preserve"> space to three-dimensional space needs to be done.</w:t>
      </w:r>
      <w:r w:rsidR="00663E68" w:rsidRPr="004E5E50">
        <w:rPr>
          <w:rFonts w:ascii="Times New Roman" w:hAnsi="Times New Roman" w:cs="Times New Roman"/>
        </w:rPr>
        <w:t xml:space="preserve"> The thing of utmost importance in our simulation is capturing subtle geometric intricacies of the droplet </w:t>
      </w:r>
      <w:proofErr w:type="gramStart"/>
      <w:r w:rsidR="00663E68" w:rsidRPr="004E5E50">
        <w:rPr>
          <w:rFonts w:ascii="Times New Roman" w:hAnsi="Times New Roman" w:cs="Times New Roman"/>
        </w:rPr>
        <w:t>surface(</w:t>
      </w:r>
      <w:proofErr w:type="gramEnd"/>
      <w:r w:rsidR="00663E68" w:rsidRPr="004E5E50">
        <w:rPr>
          <w:rFonts w:ascii="Times New Roman" w:hAnsi="Times New Roman" w:cs="Times New Roman"/>
        </w:rPr>
        <w:t xml:space="preserve">concavities and points of inflexion). Previously, in two dimensions the intricacies were captured efficiently using a vector parameterized cubic </w:t>
      </w:r>
      <w:proofErr w:type="spellStart"/>
      <w:r w:rsidR="00663E68" w:rsidRPr="004E5E50">
        <w:rPr>
          <w:rFonts w:ascii="Times New Roman" w:hAnsi="Times New Roman" w:cs="Times New Roman"/>
        </w:rPr>
        <w:t>spline</w:t>
      </w:r>
      <w:proofErr w:type="spellEnd"/>
      <w:r w:rsidR="00663E68" w:rsidRPr="004E5E50">
        <w:rPr>
          <w:rFonts w:ascii="Times New Roman" w:hAnsi="Times New Roman" w:cs="Times New Roman"/>
        </w:rPr>
        <w:t xml:space="preserve"> </w:t>
      </w:r>
      <w:proofErr w:type="gramStart"/>
      <w:r w:rsidR="00663E68" w:rsidRPr="004E5E50">
        <w:rPr>
          <w:rFonts w:ascii="Times New Roman" w:hAnsi="Times New Roman" w:cs="Times New Roman"/>
        </w:rPr>
        <w:t>model(</w:t>
      </w:r>
      <w:proofErr w:type="gramEnd"/>
      <w:r w:rsidR="00663E68" w:rsidRPr="004E5E50">
        <w:rPr>
          <w:rFonts w:ascii="Times New Roman" w:hAnsi="Times New Roman" w:cs="Times New Roman"/>
          <w:i/>
          <w:iCs/>
        </w:rPr>
        <w:t xml:space="preserve">1). </w:t>
      </w:r>
      <w:r w:rsidR="00663E68" w:rsidRPr="004E5E50">
        <w:rPr>
          <w:rFonts w:ascii="Times New Roman" w:hAnsi="Times New Roman" w:cs="Times New Roman"/>
        </w:rPr>
        <w:t xml:space="preserve">However in a three-dimensional model capturing such intricacies is algorithmically a more challenging job. Hence the algorithm reconstructing the three-dimensional model should be competent to capture these </w:t>
      </w:r>
      <w:r w:rsidR="00663E68" w:rsidRPr="004E5E50">
        <w:rPr>
          <w:rFonts w:ascii="Times New Roman" w:hAnsi="Times New Roman" w:cs="Times New Roman"/>
        </w:rPr>
        <w:lastRenderedPageBreak/>
        <w:t>features. In this section we will go through the various algorithms explored in order to find a 3-D representation of the evolving droplet surface.</w:t>
      </w:r>
    </w:p>
    <w:p w:rsidR="00663E68" w:rsidRPr="004E5E50" w:rsidRDefault="003D5788" w:rsidP="003D5788">
      <w:pPr>
        <w:pStyle w:val="ListParagraph"/>
        <w:numPr>
          <w:ilvl w:val="0"/>
          <w:numId w:val="3"/>
        </w:numPr>
        <w:jc w:val="both"/>
        <w:rPr>
          <w:rFonts w:ascii="Times New Roman" w:hAnsi="Times New Roman" w:cs="Times New Roman"/>
          <w:b/>
          <w:bCs/>
        </w:rPr>
      </w:pPr>
      <w:r w:rsidRPr="004E5E50">
        <w:rPr>
          <w:rFonts w:ascii="Times New Roman" w:hAnsi="Times New Roman" w:cs="Times New Roman"/>
          <w:b/>
          <w:bCs/>
        </w:rPr>
        <w:t xml:space="preserve">Delaunay triangulation: </w:t>
      </w:r>
    </w:p>
    <w:p w:rsidR="00FF76A7" w:rsidRPr="004E5E50" w:rsidRDefault="003D5788" w:rsidP="003D5788">
      <w:pPr>
        <w:pStyle w:val="ListParagraph"/>
        <w:ind w:left="1440"/>
        <w:jc w:val="both"/>
        <w:rPr>
          <w:rFonts w:ascii="Times New Roman" w:hAnsi="Times New Roman" w:cs="Times New Roman"/>
          <w:i/>
          <w:iCs/>
          <w:noProof/>
          <w:lang w:eastAsia="ja-JP" w:bidi="bn-IN"/>
        </w:rPr>
      </w:pPr>
      <w:r w:rsidRPr="004E5E50">
        <w:rPr>
          <w:rFonts w:ascii="Times New Roman" w:hAnsi="Times New Roman" w:cs="Times New Roman"/>
        </w:rPr>
        <w:t>This (</w:t>
      </w:r>
      <w:r w:rsidR="00FA3D73" w:rsidRPr="004E5E50">
        <w:rPr>
          <w:rFonts w:ascii="Times New Roman" w:hAnsi="Times New Roman" w:cs="Times New Roman"/>
          <w:i/>
          <w:iCs/>
        </w:rPr>
        <w:t>3</w:t>
      </w:r>
      <w:r w:rsidRPr="004E5E50">
        <w:rPr>
          <w:rFonts w:ascii="Times New Roman" w:hAnsi="Times New Roman" w:cs="Times New Roman"/>
        </w:rPr>
        <w:t xml:space="preserve">) is amongst the most popular tessellation algorithms used to reconstruct three dimensional models from point-clouds. It involves constructing triangles with the point clouds such that none of the circum-circles formed would contain any other point. The beauty of this algorithm </w:t>
      </w:r>
      <w:proofErr w:type="gramStart"/>
      <w:r w:rsidRPr="004E5E50">
        <w:rPr>
          <w:rFonts w:ascii="Times New Roman" w:hAnsi="Times New Roman" w:cs="Times New Roman"/>
        </w:rPr>
        <w:t>lies</w:t>
      </w:r>
      <w:proofErr w:type="gramEnd"/>
      <w:r w:rsidRPr="004E5E50">
        <w:rPr>
          <w:rFonts w:ascii="Times New Roman" w:hAnsi="Times New Roman" w:cs="Times New Roman"/>
        </w:rPr>
        <w:t xml:space="preserve"> in the fact that it always gives us distinct triangles that never overlap each </w:t>
      </w:r>
      <w:proofErr w:type="spellStart"/>
      <w:r w:rsidRPr="004E5E50">
        <w:rPr>
          <w:rFonts w:ascii="Times New Roman" w:hAnsi="Times New Roman" w:cs="Times New Roman"/>
        </w:rPr>
        <w:t>other.The</w:t>
      </w:r>
      <w:proofErr w:type="spellEnd"/>
      <w:r w:rsidRPr="004E5E50">
        <w:rPr>
          <w:rFonts w:ascii="Times New Roman" w:hAnsi="Times New Roman" w:cs="Times New Roman"/>
        </w:rPr>
        <w:t xml:space="preserve"> triangles formed gives us the boundary of the surface. Meshing functions in most CAD kernels use this tessellation algorithm.</w:t>
      </w:r>
      <w:r w:rsidRPr="004E5E50">
        <w:rPr>
          <w:rFonts w:ascii="Times New Roman" w:hAnsi="Times New Roman" w:cs="Times New Roman"/>
          <w:color w:val="000000"/>
        </w:rPr>
        <w:t xml:space="preserve"> </w:t>
      </w:r>
      <w:proofErr w:type="spellStart"/>
      <w:r w:rsidRPr="004E5E50">
        <w:rPr>
          <w:rFonts w:ascii="Times New Roman" w:hAnsi="Times New Roman" w:cs="Times New Roman"/>
          <w:color w:val="000000"/>
        </w:rPr>
        <w:t>Boissonnat</w:t>
      </w:r>
      <w:proofErr w:type="spellEnd"/>
      <w:r w:rsidRPr="004E5E50">
        <w:rPr>
          <w:rFonts w:ascii="Times New Roman" w:hAnsi="Times New Roman" w:cs="Times New Roman"/>
          <w:color w:val="000000"/>
        </w:rPr>
        <w:t xml:space="preserve"> and </w:t>
      </w:r>
      <w:proofErr w:type="spellStart"/>
      <w:r w:rsidRPr="004E5E50">
        <w:rPr>
          <w:rFonts w:ascii="Times New Roman" w:hAnsi="Times New Roman" w:cs="Times New Roman"/>
          <w:color w:val="000000"/>
        </w:rPr>
        <w:t>Teillaud</w:t>
      </w:r>
      <w:proofErr w:type="spellEnd"/>
      <w:r w:rsidRPr="004E5E50">
        <w:rPr>
          <w:rFonts w:ascii="Times New Roman" w:hAnsi="Times New Roman" w:cs="Times New Roman"/>
          <w:color w:val="000000"/>
        </w:rPr>
        <w:t>(</w:t>
      </w:r>
      <w:r w:rsidRPr="004E5E50">
        <w:rPr>
          <w:rFonts w:ascii="Times New Roman" w:hAnsi="Times New Roman" w:cs="Times New Roman"/>
          <w:i/>
          <w:iCs/>
          <w:color w:val="000000"/>
        </w:rPr>
        <w:t>4)</w:t>
      </w:r>
      <w:r w:rsidRPr="004E5E50">
        <w:rPr>
          <w:rFonts w:ascii="Times New Roman" w:hAnsi="Times New Roman" w:cs="Times New Roman"/>
          <w:color w:val="000000"/>
        </w:rPr>
        <w:t xml:space="preserve"> recently had been able to modify this algorithm by using tangent plane method</w:t>
      </w:r>
      <w:r w:rsidR="004D5D6C" w:rsidRPr="004E5E50">
        <w:rPr>
          <w:rFonts w:ascii="Times New Roman" w:hAnsi="Times New Roman" w:cs="Times New Roman"/>
          <w:color w:val="000000"/>
        </w:rPr>
        <w:t>, but the crux of the algorithm remains similar to date</w:t>
      </w:r>
      <w:r w:rsidR="00F15F5C" w:rsidRPr="004E5E50">
        <w:rPr>
          <w:rFonts w:ascii="Times New Roman" w:hAnsi="Times New Roman" w:cs="Times New Roman"/>
          <w:color w:val="000000"/>
        </w:rPr>
        <w:t xml:space="preserve"> with a time complexity of </w:t>
      </w:r>
      <w:r w:rsidR="00F15F5C" w:rsidRPr="004E5E50">
        <w:rPr>
          <w:rFonts w:ascii="Times New Roman" w:hAnsi="Times New Roman" w:cs="Times New Roman"/>
          <w:i/>
          <w:iCs/>
          <w:color w:val="000000"/>
        </w:rPr>
        <w:t>O(nlog</w:t>
      </w:r>
      <w:r w:rsidR="00FA3D73" w:rsidRPr="004E5E50">
        <w:rPr>
          <w:rFonts w:ascii="Times New Roman" w:hAnsi="Times New Roman" w:cs="Times New Roman"/>
          <w:i/>
          <w:iCs/>
          <w:color w:val="000000"/>
        </w:rPr>
        <w:t>(</w:t>
      </w:r>
      <w:r w:rsidR="00F15F5C" w:rsidRPr="004E5E50">
        <w:rPr>
          <w:rFonts w:ascii="Times New Roman" w:hAnsi="Times New Roman" w:cs="Times New Roman"/>
          <w:i/>
          <w:iCs/>
          <w:color w:val="000000"/>
        </w:rPr>
        <w:t>n</w:t>
      </w:r>
      <w:r w:rsidR="00FA3D73" w:rsidRPr="004E5E50">
        <w:rPr>
          <w:rFonts w:ascii="Times New Roman" w:hAnsi="Times New Roman" w:cs="Times New Roman"/>
          <w:i/>
          <w:iCs/>
          <w:color w:val="000000"/>
        </w:rPr>
        <w:t>)</w:t>
      </w:r>
      <w:r w:rsidR="00F15F5C" w:rsidRPr="004E5E50">
        <w:rPr>
          <w:rFonts w:ascii="Times New Roman" w:hAnsi="Times New Roman" w:cs="Times New Roman"/>
          <w:i/>
          <w:iCs/>
          <w:color w:val="000000"/>
        </w:rPr>
        <w:t>)</w:t>
      </w:r>
    </w:p>
    <w:p w:rsidR="00FF76A7" w:rsidRPr="004E5E50" w:rsidRDefault="00FF76A7" w:rsidP="00FF76A7">
      <w:pPr>
        <w:pStyle w:val="ListParagraph"/>
        <w:ind w:left="1440"/>
        <w:jc w:val="center"/>
        <w:rPr>
          <w:rFonts w:ascii="Times New Roman" w:hAnsi="Times New Roman" w:cs="Times New Roman"/>
          <w:noProof/>
          <w:lang w:eastAsia="ja-JP" w:bidi="bn-IN"/>
        </w:rPr>
      </w:pPr>
    </w:p>
    <w:p w:rsidR="003D5788" w:rsidRPr="004E5E50" w:rsidRDefault="00FF76A7" w:rsidP="00FF76A7">
      <w:pPr>
        <w:pStyle w:val="ListParagraph"/>
        <w:ind w:left="1440"/>
        <w:jc w:val="center"/>
        <w:rPr>
          <w:rFonts w:ascii="Times New Roman" w:hAnsi="Times New Roman" w:cs="Times New Roman"/>
        </w:rPr>
      </w:pPr>
      <w:r w:rsidRPr="004E5E50">
        <w:rPr>
          <w:rFonts w:ascii="Times New Roman" w:hAnsi="Times New Roman" w:cs="Times New Roman"/>
          <w:noProof/>
          <w:lang w:eastAsia="ja-JP" w:bidi="bn-IN"/>
        </w:rPr>
        <w:drawing>
          <wp:inline distT="0" distB="0" distL="0" distR="0">
            <wp:extent cx="2520643" cy="2520643"/>
            <wp:effectExtent l="19050" t="0" r="0" b="0"/>
            <wp:docPr id="2" name="Picture 1" descr="2000px-Delaunay_Triangulation_(100_Point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px-Delaunay_Triangulation_(100_Points).tif"/>
                    <pic:cNvPicPr/>
                  </pic:nvPicPr>
                  <pic:blipFill>
                    <a:blip r:embed="rId8" cstate="print"/>
                    <a:stretch>
                      <a:fillRect/>
                    </a:stretch>
                  </pic:blipFill>
                  <pic:spPr>
                    <a:xfrm>
                      <a:off x="0" y="0"/>
                      <a:ext cx="2522414" cy="2522414"/>
                    </a:xfrm>
                    <a:prstGeom prst="rect">
                      <a:avLst/>
                    </a:prstGeom>
                  </pic:spPr>
                </pic:pic>
              </a:graphicData>
            </a:graphic>
          </wp:inline>
        </w:drawing>
      </w:r>
    </w:p>
    <w:p w:rsidR="00FF76A7" w:rsidRPr="004E5E50" w:rsidRDefault="00FF76A7" w:rsidP="00FF76A7">
      <w:pPr>
        <w:pStyle w:val="ListParagraph"/>
        <w:ind w:left="1440"/>
        <w:jc w:val="center"/>
        <w:rPr>
          <w:rFonts w:ascii="Times New Roman" w:hAnsi="Times New Roman" w:cs="Times New Roman"/>
        </w:rPr>
      </w:pPr>
      <w:r w:rsidRPr="004E5E50">
        <w:rPr>
          <w:rFonts w:ascii="Times New Roman" w:hAnsi="Times New Roman" w:cs="Times New Roman"/>
        </w:rPr>
        <w:t>Figure1. Delaunay triangulation of point cloud</w:t>
      </w:r>
    </w:p>
    <w:p w:rsidR="00DF1986" w:rsidRPr="004E5E50" w:rsidRDefault="004D5D6C" w:rsidP="000B1D7B">
      <w:pPr>
        <w:pStyle w:val="ListParagraph"/>
        <w:ind w:left="1440"/>
        <w:jc w:val="both"/>
        <w:rPr>
          <w:rFonts w:ascii="Times New Roman" w:hAnsi="Times New Roman" w:cs="Times New Roman"/>
        </w:rPr>
      </w:pPr>
      <w:r w:rsidRPr="004E5E50">
        <w:rPr>
          <w:rFonts w:ascii="Times New Roman" w:hAnsi="Times New Roman" w:cs="Times New Roman"/>
        </w:rPr>
        <w:t xml:space="preserve">However this tessellation process would always give me the convex hull set of all the points given. In other words it would fail to capture a point of inflexion on the surface. Hence any of the algorithms whose crux lies in Delaunay triangulation process would not be compatible with our representation </w:t>
      </w:r>
      <w:r w:rsidR="00DF1986" w:rsidRPr="004E5E50">
        <w:rPr>
          <w:rFonts w:ascii="Times New Roman" w:hAnsi="Times New Roman" w:cs="Times New Roman"/>
        </w:rPr>
        <w:t xml:space="preserve">and so the idea </w:t>
      </w:r>
      <w:r w:rsidRPr="004E5E50">
        <w:rPr>
          <w:rFonts w:ascii="Times New Roman" w:hAnsi="Times New Roman" w:cs="Times New Roman"/>
        </w:rPr>
        <w:t>discarded.</w:t>
      </w:r>
    </w:p>
    <w:p w:rsidR="004D5D6C" w:rsidRPr="004E5E50" w:rsidRDefault="004D5D6C" w:rsidP="00FF76A7">
      <w:pPr>
        <w:pStyle w:val="ListParagraph"/>
        <w:ind w:left="1440"/>
        <w:rPr>
          <w:rFonts w:ascii="Times New Roman" w:hAnsi="Times New Roman" w:cs="Times New Roman"/>
          <w:b/>
          <w:bCs/>
          <w:i/>
          <w:iCs/>
        </w:rPr>
      </w:pPr>
      <w:r w:rsidRPr="004E5E50">
        <w:rPr>
          <w:rFonts w:ascii="Times New Roman" w:hAnsi="Times New Roman" w:cs="Times New Roman"/>
          <w:b/>
          <w:bCs/>
          <w:i/>
          <w:iCs/>
        </w:rPr>
        <w:t xml:space="preserve">   </w:t>
      </w:r>
    </w:p>
    <w:p w:rsidR="00A134A9" w:rsidRPr="004E5E50" w:rsidRDefault="00A134A9" w:rsidP="00A134A9">
      <w:pPr>
        <w:jc w:val="both"/>
        <w:rPr>
          <w:rFonts w:ascii="Times New Roman" w:hAnsi="Times New Roman" w:cs="Times New Roman"/>
        </w:rPr>
      </w:pPr>
    </w:p>
    <w:p w:rsidR="00A134A9" w:rsidRPr="004E5E50" w:rsidRDefault="00DF1986" w:rsidP="00DF1986">
      <w:pPr>
        <w:jc w:val="center"/>
        <w:rPr>
          <w:rFonts w:ascii="Times New Roman" w:hAnsi="Times New Roman" w:cs="Times New Roman"/>
        </w:rPr>
      </w:pPr>
      <w:r w:rsidRPr="004E5E50">
        <w:rPr>
          <w:rFonts w:ascii="Times New Roman" w:hAnsi="Times New Roman" w:cs="Times New Roman"/>
        </w:rPr>
        <w:drawing>
          <wp:inline distT="0" distB="0" distL="0" distR="0">
            <wp:extent cx="3246148" cy="1868994"/>
            <wp:effectExtent l="19050" t="0" r="0" b="0"/>
            <wp:docPr id="5" name="Picture 2" descr="2000px-Delaunay_Triangulation_(100_Point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px-Delaunay_Triangulation_(100_Points).tif"/>
                    <pic:cNvPicPr/>
                  </pic:nvPicPr>
                  <pic:blipFill>
                    <a:blip r:embed="rId9" cstate="print"/>
                    <a:stretch>
                      <a:fillRect/>
                    </a:stretch>
                  </pic:blipFill>
                  <pic:spPr>
                    <a:xfrm>
                      <a:off x="0" y="0"/>
                      <a:ext cx="3248027" cy="1870076"/>
                    </a:xfrm>
                    <a:prstGeom prst="rect">
                      <a:avLst/>
                    </a:prstGeom>
                  </pic:spPr>
                </pic:pic>
              </a:graphicData>
            </a:graphic>
          </wp:inline>
        </w:drawing>
      </w:r>
    </w:p>
    <w:p w:rsidR="005036E7" w:rsidRPr="004E5E50" w:rsidRDefault="00DF1986" w:rsidP="005036E7">
      <w:pPr>
        <w:tabs>
          <w:tab w:val="left" w:pos="4130"/>
        </w:tabs>
        <w:jc w:val="center"/>
        <w:rPr>
          <w:rFonts w:ascii="Times New Roman" w:hAnsi="Times New Roman" w:cs="Times New Roman"/>
        </w:rPr>
      </w:pPr>
      <w:r w:rsidRPr="004E5E50">
        <w:rPr>
          <w:rFonts w:ascii="Times New Roman" w:hAnsi="Times New Roman" w:cs="Times New Roman"/>
        </w:rPr>
        <w:lastRenderedPageBreak/>
        <w:t>Figure2.Concave portion eaten away by the convex hull</w:t>
      </w:r>
    </w:p>
    <w:p w:rsidR="00DF1986" w:rsidRPr="004E5E50" w:rsidRDefault="00DF1986" w:rsidP="00DF1986">
      <w:pPr>
        <w:pStyle w:val="ListParagraph"/>
        <w:numPr>
          <w:ilvl w:val="0"/>
          <w:numId w:val="3"/>
        </w:numPr>
        <w:tabs>
          <w:tab w:val="left" w:pos="4130"/>
        </w:tabs>
        <w:rPr>
          <w:rFonts w:ascii="Times New Roman" w:hAnsi="Times New Roman" w:cs="Times New Roman"/>
          <w:b/>
          <w:bCs/>
        </w:rPr>
      </w:pPr>
      <w:r w:rsidRPr="004E5E50">
        <w:rPr>
          <w:rFonts w:ascii="Times New Roman" w:hAnsi="Times New Roman" w:cs="Times New Roman"/>
          <w:b/>
          <w:bCs/>
        </w:rPr>
        <w:t>Concave hull</w:t>
      </w:r>
    </w:p>
    <w:p w:rsidR="00DF1986" w:rsidRPr="004E5E50" w:rsidRDefault="00DF1986" w:rsidP="000B1D7B">
      <w:pPr>
        <w:pStyle w:val="ListParagraph"/>
        <w:tabs>
          <w:tab w:val="left" w:pos="4130"/>
        </w:tabs>
        <w:ind w:left="1440"/>
        <w:jc w:val="both"/>
        <w:rPr>
          <w:rFonts w:ascii="Times New Roman" w:hAnsi="Times New Roman" w:cs="Times New Roman"/>
        </w:rPr>
      </w:pPr>
      <w:r w:rsidRPr="004E5E50">
        <w:rPr>
          <w:rFonts w:ascii="Times New Roman" w:hAnsi="Times New Roman" w:cs="Times New Roman"/>
        </w:rPr>
        <w:t>Although there is no formal definition or algorithm that implements a concave hull (U-{convex-hull})</w:t>
      </w:r>
      <w:proofErr w:type="gramStart"/>
      <w:r w:rsidRPr="004E5E50">
        <w:rPr>
          <w:rFonts w:ascii="Times New Roman" w:hAnsi="Times New Roman" w:cs="Times New Roman"/>
        </w:rPr>
        <w:t>,yet</w:t>
      </w:r>
      <w:proofErr w:type="gramEnd"/>
      <w:r w:rsidRPr="004E5E50">
        <w:rPr>
          <w:rFonts w:ascii="Times New Roman" w:hAnsi="Times New Roman" w:cs="Times New Roman"/>
        </w:rPr>
        <w:t xml:space="preserve"> coming up with something ad-hoc to cultivate the idea of concave hull was explored. The algorithm that was developed was very simple. It involved doing a graph search over all the triangles in a Delaunay process and eliminating the triangle whose </w:t>
      </w:r>
      <w:proofErr w:type="spellStart"/>
      <w:r w:rsidRPr="004E5E50">
        <w:rPr>
          <w:rFonts w:ascii="Times New Roman" w:hAnsi="Times New Roman" w:cs="Times New Roman"/>
        </w:rPr>
        <w:t>centroid</w:t>
      </w:r>
      <w:proofErr w:type="spellEnd"/>
      <w:r w:rsidRPr="004E5E50">
        <w:rPr>
          <w:rFonts w:ascii="Times New Roman" w:hAnsi="Times New Roman" w:cs="Times New Roman"/>
        </w:rPr>
        <w:t xml:space="preserve"> was located at an unnaturally large distance from any one of the vertex. However, deciding this “unnaturally large number </w:t>
      </w:r>
      <w:proofErr w:type="gramStart"/>
      <w:r w:rsidRPr="004E5E50">
        <w:rPr>
          <w:rFonts w:ascii="Times New Roman" w:hAnsi="Times New Roman" w:cs="Times New Roman"/>
        </w:rPr>
        <w:t>“ would</w:t>
      </w:r>
      <w:proofErr w:type="gramEnd"/>
      <w:r w:rsidRPr="004E5E50">
        <w:rPr>
          <w:rFonts w:ascii="Times New Roman" w:hAnsi="Times New Roman" w:cs="Times New Roman"/>
        </w:rPr>
        <w:t xml:space="preserve"> become a tuning exercise for different surfaces. Moreover since we are dealing with dynamically </w:t>
      </w:r>
      <w:proofErr w:type="gramStart"/>
      <w:r w:rsidRPr="004E5E50">
        <w:rPr>
          <w:rFonts w:ascii="Times New Roman" w:hAnsi="Times New Roman" w:cs="Times New Roman"/>
        </w:rPr>
        <w:t xml:space="preserve">evolving  </w:t>
      </w:r>
      <w:proofErr w:type="spellStart"/>
      <w:r w:rsidRPr="004E5E50">
        <w:rPr>
          <w:rFonts w:ascii="Times New Roman" w:hAnsi="Times New Roman" w:cs="Times New Roman"/>
        </w:rPr>
        <w:t>surfaces,hence</w:t>
      </w:r>
      <w:proofErr w:type="spellEnd"/>
      <w:proofErr w:type="gramEnd"/>
      <w:r w:rsidRPr="004E5E50">
        <w:rPr>
          <w:rFonts w:ascii="Times New Roman" w:hAnsi="Times New Roman" w:cs="Times New Roman"/>
        </w:rPr>
        <w:t xml:space="preserve"> this parameter would change dynamically and for very small intricacies this </w:t>
      </w:r>
      <w:proofErr w:type="spellStart"/>
      <w:r w:rsidRPr="004E5E50">
        <w:rPr>
          <w:rFonts w:ascii="Times New Roman" w:hAnsi="Times New Roman" w:cs="Times New Roman"/>
        </w:rPr>
        <w:t>thresholding</w:t>
      </w:r>
      <w:proofErr w:type="spellEnd"/>
      <w:r w:rsidRPr="004E5E50">
        <w:rPr>
          <w:rFonts w:ascii="Times New Roman" w:hAnsi="Times New Roman" w:cs="Times New Roman"/>
        </w:rPr>
        <w:t xml:space="preserve"> will cease to hold correct. </w:t>
      </w:r>
    </w:p>
    <w:p w:rsidR="00F15F5C" w:rsidRPr="004E5E50" w:rsidRDefault="00F15F5C" w:rsidP="00DF1986">
      <w:pPr>
        <w:pStyle w:val="ListParagraph"/>
        <w:tabs>
          <w:tab w:val="left" w:pos="4130"/>
        </w:tabs>
        <w:ind w:left="1440"/>
        <w:rPr>
          <w:rFonts w:ascii="Times New Roman" w:hAnsi="Times New Roman" w:cs="Times New Roman"/>
        </w:rPr>
      </w:pPr>
    </w:p>
    <w:p w:rsidR="00F15F5C" w:rsidRPr="004E5E50" w:rsidRDefault="00F15F5C" w:rsidP="00F15F5C">
      <w:pPr>
        <w:pStyle w:val="ListParagraph"/>
        <w:numPr>
          <w:ilvl w:val="0"/>
          <w:numId w:val="3"/>
        </w:numPr>
        <w:tabs>
          <w:tab w:val="left" w:pos="4130"/>
        </w:tabs>
        <w:rPr>
          <w:rFonts w:ascii="Times New Roman" w:hAnsi="Times New Roman" w:cs="Times New Roman"/>
          <w:b/>
          <w:bCs/>
        </w:rPr>
      </w:pPr>
      <w:r w:rsidRPr="004E5E50">
        <w:rPr>
          <w:rFonts w:ascii="Times New Roman" w:hAnsi="Times New Roman" w:cs="Times New Roman"/>
          <w:b/>
          <w:bCs/>
        </w:rPr>
        <w:t>Alpha-hull</w:t>
      </w:r>
    </w:p>
    <w:p w:rsidR="00F15F5C" w:rsidRPr="004E5E50" w:rsidRDefault="00F15F5C" w:rsidP="000B1D7B">
      <w:pPr>
        <w:pStyle w:val="ListParagraph"/>
        <w:tabs>
          <w:tab w:val="left" w:pos="4130"/>
        </w:tabs>
        <w:ind w:left="1440"/>
        <w:jc w:val="both"/>
        <w:rPr>
          <w:rFonts w:ascii="Times New Roman" w:hAnsi="Times New Roman" w:cs="Times New Roman"/>
          <w:b/>
          <w:color w:val="000000"/>
        </w:rPr>
      </w:pPr>
      <w:r w:rsidRPr="004E5E50">
        <w:rPr>
          <w:rFonts w:ascii="Times New Roman" w:hAnsi="Times New Roman" w:cs="Times New Roman"/>
        </w:rPr>
        <w:t>The alpha-</w:t>
      </w:r>
      <w:proofErr w:type="gramStart"/>
      <w:r w:rsidRPr="004E5E50">
        <w:rPr>
          <w:rFonts w:ascii="Times New Roman" w:hAnsi="Times New Roman" w:cs="Times New Roman"/>
        </w:rPr>
        <w:t>hull(</w:t>
      </w:r>
      <w:proofErr w:type="gramEnd"/>
      <w:r w:rsidRPr="004E5E50">
        <w:rPr>
          <w:rFonts w:ascii="Times New Roman" w:hAnsi="Times New Roman" w:cs="Times New Roman"/>
          <w:i/>
          <w:iCs/>
        </w:rPr>
        <w:t>5)</w:t>
      </w:r>
      <w:r w:rsidRPr="004E5E50">
        <w:rPr>
          <w:rFonts w:ascii="Times New Roman" w:hAnsi="Times New Roman" w:cs="Times New Roman"/>
        </w:rPr>
        <w:t xml:space="preserve"> is a similar algorithm that has alpha-parameter as the radius of the convex hull which can be considered for tessellation. A smart selection of the parameter would enable us to roughly calculate the concave hull of the </w:t>
      </w:r>
      <w:proofErr w:type="spellStart"/>
      <w:r w:rsidRPr="004E5E50">
        <w:rPr>
          <w:rFonts w:ascii="Times New Roman" w:hAnsi="Times New Roman" w:cs="Times New Roman"/>
        </w:rPr>
        <w:t>surface.</w:t>
      </w:r>
      <w:r w:rsidR="00AC2D35" w:rsidRPr="004E5E50">
        <w:rPr>
          <w:rFonts w:ascii="Times New Roman" w:hAnsi="Times New Roman" w:cs="Times New Roman"/>
          <w:color w:val="000000"/>
        </w:rPr>
        <w:t>with</w:t>
      </w:r>
      <w:proofErr w:type="spellEnd"/>
      <w:r w:rsidR="00AC2D35" w:rsidRPr="004E5E50">
        <w:rPr>
          <w:rFonts w:ascii="Times New Roman" w:hAnsi="Times New Roman" w:cs="Times New Roman"/>
          <w:color w:val="000000"/>
        </w:rPr>
        <w:t xml:space="preserve"> a time complexity of </w:t>
      </w:r>
      <w:proofErr w:type="gramStart"/>
      <w:r w:rsidR="00AC2D35" w:rsidRPr="004E5E50">
        <w:rPr>
          <w:rFonts w:ascii="Times New Roman" w:hAnsi="Times New Roman" w:cs="Times New Roman"/>
          <w:i/>
          <w:iCs/>
          <w:color w:val="000000"/>
        </w:rPr>
        <w:t>O(</w:t>
      </w:r>
      <w:proofErr w:type="gramEnd"/>
      <w:r w:rsidR="00AC2D35" w:rsidRPr="004E5E50">
        <w:rPr>
          <w:rFonts w:ascii="Times New Roman" w:hAnsi="Times New Roman" w:cs="Times New Roman"/>
          <w:i/>
          <w:iCs/>
          <w:color w:val="000000"/>
        </w:rPr>
        <w:t>n</w:t>
      </w:r>
      <w:r w:rsidR="00AC2D35" w:rsidRPr="004E5E50">
        <w:rPr>
          <w:rFonts w:ascii="Times New Roman" w:hAnsi="Times New Roman" w:cs="Times New Roman"/>
          <w:i/>
          <w:iCs/>
          <w:color w:val="000000"/>
          <w:vertAlign w:val="superscript"/>
        </w:rPr>
        <w:t>2</w:t>
      </w:r>
      <w:r w:rsidR="00AC2D35" w:rsidRPr="004E5E50">
        <w:rPr>
          <w:rFonts w:ascii="Times New Roman" w:hAnsi="Times New Roman" w:cs="Times New Roman"/>
          <w:i/>
          <w:iCs/>
          <w:color w:val="000000"/>
        </w:rPr>
        <w:t>).</w:t>
      </w:r>
      <w:r w:rsidR="00AC2D35" w:rsidRPr="004E5E50">
        <w:rPr>
          <w:rFonts w:ascii="Times New Roman" w:hAnsi="Times New Roman" w:cs="Times New Roman"/>
          <w:color w:val="000000"/>
        </w:rPr>
        <w:t xml:space="preserve">The α value can be range from 0 to </w:t>
      </w:r>
      <w:r w:rsidR="00AC2D35" w:rsidRPr="004E5E50">
        <w:rPr>
          <w:rFonts w:ascii="Times New Roman" w:hAnsi="Times New Roman" w:cs="Times New Roman"/>
          <w:color w:val="000000"/>
          <w:position w:val="-4"/>
        </w:rPr>
        <w:object w:dxaOrig="24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5pt;height:9.5pt" o:ole="">
            <v:imagedata r:id="rId10" o:title=""/>
          </v:shape>
          <o:OLEObject Type="Embed" ProgID="Equation.3" ShapeID="_x0000_i1025" DrawAspect="Content" ObjectID="_1487919443" r:id="rId11"/>
        </w:object>
      </w:r>
      <w:r w:rsidR="00AC2D35" w:rsidRPr="004E5E50">
        <w:rPr>
          <w:rFonts w:ascii="Times New Roman" w:hAnsi="Times New Roman" w:cs="Times New Roman"/>
          <w:color w:val="000000"/>
        </w:rPr>
        <w:t xml:space="preserve">. When </w:t>
      </w:r>
      <w:proofErr w:type="gramStart"/>
      <w:r w:rsidR="00AC2D35" w:rsidRPr="004E5E50">
        <w:rPr>
          <w:rFonts w:ascii="Times New Roman" w:hAnsi="Times New Roman" w:cs="Times New Roman"/>
          <w:color w:val="000000"/>
        </w:rPr>
        <w:t>the α</w:t>
      </w:r>
      <w:proofErr w:type="gramEnd"/>
      <w:r w:rsidR="00AC2D35" w:rsidRPr="004E5E50">
        <w:rPr>
          <w:rFonts w:ascii="Times New Roman" w:hAnsi="Times New Roman" w:cs="Times New Roman"/>
          <w:color w:val="000000"/>
        </w:rPr>
        <w:t xml:space="preserve"> value is zero, the shape of Alpha shape is the point. Alpha shape will become convex hull of sample point when α value goes to </w:t>
      </w:r>
      <w:proofErr w:type="gramStart"/>
      <w:r w:rsidR="00AC2D35" w:rsidRPr="004E5E50">
        <w:rPr>
          <w:rFonts w:ascii="Times New Roman" w:hAnsi="Times New Roman" w:cs="Times New Roman"/>
          <w:color w:val="000000"/>
        </w:rPr>
        <w:t>infinity .</w:t>
      </w:r>
      <w:proofErr w:type="gramEnd"/>
      <w:r w:rsidR="00AC2D35" w:rsidRPr="004E5E50">
        <w:rPr>
          <w:rFonts w:ascii="Times New Roman" w:hAnsi="Times New Roman" w:cs="Times New Roman"/>
          <w:color w:val="000000"/>
        </w:rPr>
        <w:t xml:space="preserve"> The collection of all possible α shape of sample point </w:t>
      </w:r>
      <w:r w:rsidR="00AC2D35" w:rsidRPr="004E5E50">
        <w:rPr>
          <w:rFonts w:ascii="Times New Roman" w:hAnsi="Times New Roman" w:cs="Times New Roman"/>
          <w:b/>
          <w:color w:val="000000"/>
        </w:rPr>
        <w:t>P</w:t>
      </w:r>
      <w:r w:rsidR="00AC2D35" w:rsidRPr="004E5E50">
        <w:rPr>
          <w:rFonts w:ascii="Times New Roman" w:hAnsi="Times New Roman" w:cs="Times New Roman"/>
          <w:color w:val="000000"/>
        </w:rPr>
        <w:t xml:space="preserve"> is called the family of alpha shapes of the</w:t>
      </w:r>
      <w:r w:rsidR="00AC2D35" w:rsidRPr="004E5E50">
        <w:rPr>
          <w:rFonts w:ascii="Times New Roman" w:hAnsi="Times New Roman" w:cs="Times New Roman"/>
          <w:b/>
          <w:color w:val="000000"/>
        </w:rPr>
        <w:t xml:space="preserve"> P.</w:t>
      </w:r>
    </w:p>
    <w:p w:rsidR="00AC2D35" w:rsidRPr="004E5E50" w:rsidRDefault="00AC2D35" w:rsidP="00F15F5C">
      <w:pPr>
        <w:pStyle w:val="ListParagraph"/>
        <w:tabs>
          <w:tab w:val="left" w:pos="4130"/>
        </w:tabs>
        <w:ind w:left="1440"/>
        <w:rPr>
          <w:rFonts w:ascii="Times New Roman" w:hAnsi="Times New Roman" w:cs="Times New Roman"/>
        </w:rPr>
      </w:pPr>
      <w:r w:rsidRPr="004E5E50">
        <w:rPr>
          <w:rFonts w:ascii="Times New Roman" w:hAnsi="Times New Roman" w:cs="Times New Roman"/>
          <w:noProof/>
          <w:lang w:eastAsia="ja-JP" w:bidi="bn-IN"/>
        </w:rPr>
        <w:drawing>
          <wp:anchor distT="0" distB="0" distL="114300" distR="114300" simplePos="0" relativeHeight="251659264" behindDoc="0" locked="0" layoutInCell="1" allowOverlap="1">
            <wp:simplePos x="0" y="0"/>
            <wp:positionH relativeFrom="column">
              <wp:posOffset>1164561</wp:posOffset>
            </wp:positionH>
            <wp:positionV relativeFrom="paragraph">
              <wp:posOffset>118906</wp:posOffset>
            </wp:positionV>
            <wp:extent cx="4255610" cy="2144185"/>
            <wp:effectExtent l="19050" t="19050" r="11590" b="27515"/>
            <wp:wrapNone/>
            <wp:docPr id="6" name="Picture 3" descr="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jpg"/>
                    <pic:cNvPicPr>
                      <a:picLocks noChangeAspect="1" noChangeArrowheads="1"/>
                    </pic:cNvPicPr>
                  </pic:nvPicPr>
                  <pic:blipFill>
                    <a:blip r:embed="rId12" cstate="print"/>
                    <a:srcRect b="14603"/>
                    <a:stretch>
                      <a:fillRect/>
                    </a:stretch>
                  </pic:blipFill>
                  <pic:spPr bwMode="auto">
                    <a:xfrm>
                      <a:off x="0" y="0"/>
                      <a:ext cx="4255610" cy="2144185"/>
                    </a:xfrm>
                    <a:prstGeom prst="rect">
                      <a:avLst/>
                    </a:prstGeom>
                    <a:noFill/>
                    <a:ln w="6350">
                      <a:solidFill>
                        <a:srgbClr val="000000"/>
                      </a:solidFill>
                      <a:miter lim="800000"/>
                      <a:headEnd/>
                      <a:tailEnd/>
                    </a:ln>
                  </pic:spPr>
                </pic:pic>
              </a:graphicData>
            </a:graphic>
          </wp:anchor>
        </w:drawing>
      </w:r>
    </w:p>
    <w:p w:rsidR="00DF1986" w:rsidRPr="004E5E50" w:rsidRDefault="00DF1986" w:rsidP="00DF1986">
      <w:pPr>
        <w:pStyle w:val="ListParagraph"/>
        <w:tabs>
          <w:tab w:val="left" w:pos="4130"/>
        </w:tabs>
        <w:ind w:left="1440"/>
        <w:rPr>
          <w:rFonts w:ascii="Times New Roman" w:hAnsi="Times New Roman" w:cs="Times New Roman"/>
        </w:rPr>
      </w:pPr>
    </w:p>
    <w:p w:rsidR="00DF1986" w:rsidRPr="004E5E50" w:rsidRDefault="00DF1986" w:rsidP="00DF1986">
      <w:pPr>
        <w:pStyle w:val="ListParagraph"/>
        <w:tabs>
          <w:tab w:val="left" w:pos="4130"/>
        </w:tabs>
        <w:ind w:left="1440"/>
        <w:rPr>
          <w:rFonts w:ascii="Times New Roman" w:hAnsi="Times New Roman" w:cs="Times New Roman"/>
          <w:b/>
          <w:bCs/>
        </w:rPr>
      </w:pPr>
    </w:p>
    <w:p w:rsidR="00543EEB" w:rsidRPr="004E5E50" w:rsidRDefault="00543EEB" w:rsidP="00543EEB">
      <w:pPr>
        <w:rPr>
          <w:rFonts w:ascii="Times New Roman" w:hAnsi="Times New Roman" w:cs="Times New Roman"/>
        </w:rPr>
      </w:pPr>
    </w:p>
    <w:p w:rsidR="00543EEB" w:rsidRPr="004E5E50" w:rsidRDefault="00543EEB" w:rsidP="00543EEB">
      <w:pPr>
        <w:rPr>
          <w:rFonts w:ascii="Times New Roman" w:hAnsi="Times New Roman" w:cs="Times New Roman"/>
        </w:rPr>
      </w:pPr>
    </w:p>
    <w:p w:rsidR="00AC2D35" w:rsidRPr="004E5E50" w:rsidRDefault="00AC2D35" w:rsidP="00543EEB">
      <w:pPr>
        <w:rPr>
          <w:rFonts w:ascii="Times New Roman" w:hAnsi="Times New Roman" w:cs="Times New Roman"/>
        </w:rPr>
      </w:pPr>
    </w:p>
    <w:p w:rsidR="00AC2D35" w:rsidRPr="004E5E50" w:rsidRDefault="00AC2D35" w:rsidP="00543EEB">
      <w:pPr>
        <w:rPr>
          <w:rFonts w:ascii="Times New Roman" w:hAnsi="Times New Roman" w:cs="Times New Roman"/>
        </w:rPr>
      </w:pPr>
    </w:p>
    <w:p w:rsidR="00AC2D35" w:rsidRPr="004E5E50" w:rsidRDefault="00AC2D35" w:rsidP="00543EEB">
      <w:pPr>
        <w:rPr>
          <w:rFonts w:ascii="Times New Roman" w:hAnsi="Times New Roman" w:cs="Times New Roman"/>
        </w:rPr>
      </w:pPr>
    </w:p>
    <w:p w:rsidR="00AC2D35" w:rsidRPr="004E5E50" w:rsidRDefault="00AC2D35" w:rsidP="00AC2D35">
      <w:pPr>
        <w:jc w:val="center"/>
        <w:rPr>
          <w:rFonts w:ascii="Times New Roman" w:hAnsi="Times New Roman" w:cs="Times New Roman"/>
        </w:rPr>
      </w:pPr>
      <w:r w:rsidRPr="004E5E50">
        <w:rPr>
          <w:rFonts w:ascii="Times New Roman" w:hAnsi="Times New Roman" w:cs="Times New Roman"/>
        </w:rPr>
        <w:t>Figure3.Alpha parameter highlighted in green for the tessellation</w:t>
      </w:r>
    </w:p>
    <w:p w:rsidR="00AC2D35" w:rsidRPr="004E5E50" w:rsidRDefault="00AC2D35" w:rsidP="000B1D7B">
      <w:pPr>
        <w:pStyle w:val="ListParagraph"/>
        <w:ind w:left="1440"/>
        <w:jc w:val="both"/>
        <w:rPr>
          <w:rFonts w:ascii="Times New Roman" w:hAnsi="Times New Roman" w:cs="Times New Roman"/>
        </w:rPr>
      </w:pPr>
      <w:r w:rsidRPr="004E5E50">
        <w:rPr>
          <w:rFonts w:ascii="Times New Roman" w:hAnsi="Times New Roman" w:cs="Times New Roman"/>
        </w:rPr>
        <w:t>However the issue remained that tuning this alpha value for dynamically evolving surfaces would be an estimate and counting on a perfect estimate is physically impossible.</w:t>
      </w:r>
    </w:p>
    <w:p w:rsidR="00AC2D35" w:rsidRPr="004E5E50" w:rsidRDefault="00AC2D35" w:rsidP="00AC2D35">
      <w:pPr>
        <w:pStyle w:val="ListParagraph"/>
        <w:numPr>
          <w:ilvl w:val="0"/>
          <w:numId w:val="3"/>
        </w:numPr>
        <w:rPr>
          <w:rFonts w:ascii="Times New Roman" w:hAnsi="Times New Roman" w:cs="Times New Roman"/>
          <w:b/>
          <w:bCs/>
        </w:rPr>
      </w:pPr>
      <w:r w:rsidRPr="004E5E50">
        <w:rPr>
          <w:rFonts w:ascii="Times New Roman" w:hAnsi="Times New Roman" w:cs="Times New Roman"/>
          <w:b/>
          <w:bCs/>
        </w:rPr>
        <w:t>Ball Pivoting Algorithm</w:t>
      </w:r>
    </w:p>
    <w:p w:rsidR="00FA3D73" w:rsidRPr="004E5E50" w:rsidRDefault="00AC2D35" w:rsidP="000B1D7B">
      <w:pPr>
        <w:pStyle w:val="ListParagraph"/>
        <w:ind w:left="1440"/>
        <w:jc w:val="both"/>
        <w:rPr>
          <w:rFonts w:ascii="Times New Roman" w:hAnsi="Times New Roman" w:cs="Times New Roman"/>
        </w:rPr>
      </w:pPr>
      <w:r w:rsidRPr="004E5E50">
        <w:rPr>
          <w:rFonts w:ascii="Times New Roman" w:hAnsi="Times New Roman" w:cs="Times New Roman"/>
        </w:rPr>
        <w:t xml:space="preserve">This </w:t>
      </w:r>
      <w:proofErr w:type="gramStart"/>
      <w:r w:rsidRPr="004E5E50">
        <w:rPr>
          <w:rFonts w:ascii="Times New Roman" w:hAnsi="Times New Roman" w:cs="Times New Roman"/>
        </w:rPr>
        <w:t>algorithm</w:t>
      </w:r>
      <w:r w:rsidR="00FA3D73" w:rsidRPr="004E5E50">
        <w:rPr>
          <w:rFonts w:ascii="Times New Roman" w:hAnsi="Times New Roman" w:cs="Times New Roman"/>
        </w:rPr>
        <w:t>(</w:t>
      </w:r>
      <w:proofErr w:type="gramEnd"/>
      <w:r w:rsidR="00FA3D73" w:rsidRPr="004E5E50">
        <w:rPr>
          <w:rFonts w:ascii="Times New Roman" w:hAnsi="Times New Roman" w:cs="Times New Roman"/>
          <w:i/>
          <w:iCs/>
        </w:rPr>
        <w:t>6)</w:t>
      </w:r>
      <w:r w:rsidRPr="004E5E50">
        <w:rPr>
          <w:rFonts w:ascii="Times New Roman" w:hAnsi="Times New Roman" w:cs="Times New Roman"/>
        </w:rPr>
        <w:t xml:space="preserve"> is a subset of the alpha hull which does not involve tessellation of the surface.</w:t>
      </w:r>
      <w:r w:rsidR="00FA3D73" w:rsidRPr="004E5E50">
        <w:rPr>
          <w:rFonts w:ascii="Times New Roman" w:hAnsi="Times New Roman" w:cs="Times New Roman"/>
        </w:rPr>
        <w:t xml:space="preserve"> Here a ball </w:t>
      </w:r>
      <w:r w:rsidR="00FA3D73" w:rsidRPr="004E5E50">
        <w:rPr>
          <w:rFonts w:ascii="Times New Roman" w:hAnsi="Times New Roman" w:cs="Times New Roman"/>
          <w:b/>
          <w:bCs/>
        </w:rPr>
        <w:t>P</w:t>
      </w:r>
      <w:r w:rsidR="00FA3D73" w:rsidRPr="004E5E50">
        <w:rPr>
          <w:rFonts w:ascii="Times New Roman" w:hAnsi="Times New Roman" w:cs="Times New Roman"/>
        </w:rPr>
        <w:t xml:space="preserve"> b will be made to roll over a very dense point cloud on the surface. The radius of the ball would be basically analogous to the value of alpha in alpha hull. </w:t>
      </w:r>
      <w:proofErr w:type="gramStart"/>
      <w:r w:rsidR="00FA3D73" w:rsidRPr="004E5E50">
        <w:rPr>
          <w:rFonts w:ascii="Times New Roman" w:hAnsi="Times New Roman" w:cs="Times New Roman"/>
        </w:rPr>
        <w:t>Hence .</w:t>
      </w:r>
      <w:proofErr w:type="gramEnd"/>
      <w:r w:rsidR="00FA3D73" w:rsidRPr="004E5E50">
        <w:rPr>
          <w:rFonts w:ascii="Times New Roman" w:hAnsi="Times New Roman" w:cs="Times New Roman"/>
        </w:rPr>
        <w:t xml:space="preserve"> </w:t>
      </w:r>
      <w:proofErr w:type="gramStart"/>
      <w:r w:rsidR="00FA3D73" w:rsidRPr="004E5E50">
        <w:rPr>
          <w:rFonts w:ascii="Times New Roman" w:hAnsi="Times New Roman" w:cs="Times New Roman"/>
        </w:rPr>
        <w:t>the</w:t>
      </w:r>
      <w:proofErr w:type="gramEnd"/>
      <w:r w:rsidR="00FA3D73" w:rsidRPr="004E5E50">
        <w:rPr>
          <w:rFonts w:ascii="Times New Roman" w:hAnsi="Times New Roman" w:cs="Times New Roman"/>
        </w:rPr>
        <w:t xml:space="preserve"> points in the clo</w:t>
      </w:r>
      <w:r w:rsidR="00D13AD0" w:rsidRPr="004E5E50">
        <w:rPr>
          <w:rFonts w:ascii="Times New Roman" w:hAnsi="Times New Roman" w:cs="Times New Roman"/>
        </w:rPr>
        <w:t>u</w:t>
      </w:r>
      <w:r w:rsidR="00FA3D73" w:rsidRPr="004E5E50">
        <w:rPr>
          <w:rFonts w:ascii="Times New Roman" w:hAnsi="Times New Roman" w:cs="Times New Roman"/>
        </w:rPr>
        <w:t xml:space="preserve">d which does not come within or on the surface of the ball will be considered to be outside the convex hull. </w:t>
      </w:r>
    </w:p>
    <w:p w:rsidR="00AC2D35" w:rsidRPr="004E5E50" w:rsidRDefault="00FA3D73" w:rsidP="00AC2D35">
      <w:pPr>
        <w:pStyle w:val="ListParagraph"/>
        <w:ind w:left="1440"/>
        <w:rPr>
          <w:rFonts w:ascii="Times New Roman" w:hAnsi="Times New Roman" w:cs="Times New Roman"/>
        </w:rPr>
      </w:pPr>
      <w:r w:rsidRPr="004E5E50">
        <w:rPr>
          <w:rFonts w:ascii="Times New Roman" w:hAnsi="Times New Roman" w:cs="Times New Roman"/>
        </w:rPr>
        <w:drawing>
          <wp:anchor distT="0" distB="0" distL="114300" distR="114300" simplePos="0" relativeHeight="251661312" behindDoc="0" locked="0" layoutInCell="1" allowOverlap="1">
            <wp:simplePos x="0" y="0"/>
            <wp:positionH relativeFrom="column">
              <wp:posOffset>1888044</wp:posOffset>
            </wp:positionH>
            <wp:positionV relativeFrom="paragraph">
              <wp:posOffset>180285</wp:posOffset>
            </wp:positionV>
            <wp:extent cx="1870040" cy="2200589"/>
            <wp:effectExtent l="19050" t="0" r="0" b="0"/>
            <wp:wrapNone/>
            <wp:docPr id="3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l="15408" t="7851" r="12289" b="1366"/>
                    <a:stretch>
                      <a:fillRect/>
                    </a:stretch>
                  </pic:blipFill>
                  <pic:spPr bwMode="auto">
                    <a:xfrm>
                      <a:off x="0" y="0"/>
                      <a:ext cx="1870040" cy="2200589"/>
                    </a:xfrm>
                    <a:prstGeom prst="rect">
                      <a:avLst/>
                    </a:prstGeom>
                    <a:noFill/>
                    <a:ln w="9525">
                      <a:noFill/>
                      <a:miter lim="800000"/>
                      <a:headEnd/>
                      <a:tailEnd/>
                    </a:ln>
                  </pic:spPr>
                </pic:pic>
              </a:graphicData>
            </a:graphic>
          </wp:anchor>
        </w:drawing>
      </w:r>
      <w:r w:rsidRPr="004E5E50">
        <w:rPr>
          <w:rFonts w:ascii="Times New Roman" w:hAnsi="Times New Roman" w:cs="Times New Roman"/>
        </w:rPr>
        <w:t xml:space="preserve">  </w:t>
      </w:r>
    </w:p>
    <w:p w:rsidR="00AC2D35" w:rsidRPr="004E5E50" w:rsidRDefault="00AC2D35" w:rsidP="00AC2D35">
      <w:pPr>
        <w:rPr>
          <w:rFonts w:ascii="Times New Roman" w:hAnsi="Times New Roman" w:cs="Times New Roman"/>
        </w:rPr>
      </w:pPr>
    </w:p>
    <w:p w:rsidR="00AC2D35" w:rsidRPr="004E5E50" w:rsidRDefault="00AC2D35" w:rsidP="00543EEB">
      <w:pPr>
        <w:rPr>
          <w:rFonts w:ascii="Times New Roman" w:hAnsi="Times New Roman" w:cs="Times New Roman"/>
        </w:rPr>
      </w:pPr>
    </w:p>
    <w:p w:rsidR="00FA3D73" w:rsidRPr="004E5E50" w:rsidRDefault="00FA3D73" w:rsidP="00543EEB">
      <w:pPr>
        <w:rPr>
          <w:rFonts w:ascii="Times New Roman" w:hAnsi="Times New Roman" w:cs="Times New Roman"/>
        </w:rPr>
      </w:pPr>
    </w:p>
    <w:p w:rsidR="00FA3D73" w:rsidRPr="004E5E50" w:rsidRDefault="00FA3D73" w:rsidP="00543EEB">
      <w:pPr>
        <w:rPr>
          <w:rFonts w:ascii="Times New Roman" w:hAnsi="Times New Roman" w:cs="Times New Roman"/>
        </w:rPr>
      </w:pPr>
    </w:p>
    <w:p w:rsidR="00FA3D73" w:rsidRPr="004E5E50" w:rsidRDefault="00FA3D73" w:rsidP="00543EEB">
      <w:pPr>
        <w:rPr>
          <w:rFonts w:ascii="Times New Roman" w:hAnsi="Times New Roman" w:cs="Times New Roman"/>
        </w:rPr>
      </w:pPr>
    </w:p>
    <w:p w:rsidR="00FA3D73" w:rsidRPr="004E5E50" w:rsidRDefault="00FA3D73" w:rsidP="00543EEB">
      <w:pPr>
        <w:rPr>
          <w:rFonts w:ascii="Times New Roman" w:hAnsi="Times New Roman" w:cs="Times New Roman"/>
        </w:rPr>
      </w:pPr>
    </w:p>
    <w:p w:rsidR="00FA3D73" w:rsidRPr="004E5E50" w:rsidRDefault="00FA3D73" w:rsidP="00543EEB">
      <w:pPr>
        <w:rPr>
          <w:rFonts w:ascii="Times New Roman" w:hAnsi="Times New Roman" w:cs="Times New Roman"/>
        </w:rPr>
      </w:pPr>
    </w:p>
    <w:p w:rsidR="00FA3D73" w:rsidRPr="004E5E50" w:rsidRDefault="00FA3D73" w:rsidP="00FA3D73">
      <w:pPr>
        <w:jc w:val="center"/>
        <w:rPr>
          <w:rFonts w:ascii="Times New Roman" w:hAnsi="Times New Roman" w:cs="Times New Roman"/>
        </w:rPr>
      </w:pPr>
      <w:r w:rsidRPr="004E5E50">
        <w:rPr>
          <w:rFonts w:ascii="Times New Roman" w:hAnsi="Times New Roman" w:cs="Times New Roman"/>
        </w:rPr>
        <w:t xml:space="preserve">Fig4. </w:t>
      </w:r>
      <w:proofErr w:type="gramStart"/>
      <w:r w:rsidRPr="004E5E50">
        <w:rPr>
          <w:rFonts w:ascii="Times New Roman" w:hAnsi="Times New Roman" w:cs="Times New Roman"/>
        </w:rPr>
        <w:t>BPA for a 2-D point cloud.</w:t>
      </w:r>
      <w:proofErr w:type="gramEnd"/>
    </w:p>
    <w:p w:rsidR="00FA3D73" w:rsidRPr="004E5E50" w:rsidRDefault="000B1D7B" w:rsidP="00FA3D73">
      <w:pPr>
        <w:ind w:left="1260" w:hanging="1260"/>
        <w:rPr>
          <w:rFonts w:ascii="Times New Roman" w:hAnsi="Times New Roman" w:cs="Times New Roman"/>
        </w:rPr>
      </w:pPr>
      <w:r>
        <w:rPr>
          <w:rFonts w:ascii="Times New Roman" w:hAnsi="Times New Roman" w:cs="Times New Roman"/>
        </w:rPr>
        <w:t xml:space="preserve">                       </w:t>
      </w:r>
      <w:r w:rsidR="00FA3D73" w:rsidRPr="004E5E50">
        <w:rPr>
          <w:rFonts w:ascii="Times New Roman" w:hAnsi="Times New Roman" w:cs="Times New Roman"/>
        </w:rPr>
        <w:t xml:space="preserve">Here also the radius value of the ball is a tuning parameter and can only give a rough </w:t>
      </w:r>
      <w:r>
        <w:rPr>
          <w:rFonts w:ascii="Times New Roman" w:hAnsi="Times New Roman" w:cs="Times New Roman"/>
        </w:rPr>
        <w:t xml:space="preserve">     </w:t>
      </w:r>
      <w:r w:rsidR="00FA3D73" w:rsidRPr="004E5E50">
        <w:rPr>
          <w:rFonts w:ascii="Times New Roman" w:hAnsi="Times New Roman" w:cs="Times New Roman"/>
        </w:rPr>
        <w:t>estimate of the concave hull.</w:t>
      </w:r>
    </w:p>
    <w:p w:rsidR="00FA3D73" w:rsidRPr="004E5E50" w:rsidRDefault="00FA3D73" w:rsidP="00FA3D73">
      <w:pPr>
        <w:tabs>
          <w:tab w:val="left" w:pos="0"/>
        </w:tabs>
        <w:ind w:left="1260" w:hanging="1260"/>
        <w:rPr>
          <w:rFonts w:ascii="Times New Roman" w:hAnsi="Times New Roman" w:cs="Times New Roman"/>
        </w:rPr>
      </w:pPr>
    </w:p>
    <w:p w:rsidR="00FA3D73" w:rsidRPr="004E5E50" w:rsidRDefault="00FA3D73" w:rsidP="000B1D7B">
      <w:pPr>
        <w:jc w:val="both"/>
        <w:rPr>
          <w:rFonts w:ascii="Times New Roman" w:hAnsi="Times New Roman" w:cs="Times New Roman"/>
        </w:rPr>
      </w:pPr>
      <w:r w:rsidRPr="004E5E50">
        <w:rPr>
          <w:rFonts w:ascii="Times New Roman" w:hAnsi="Times New Roman" w:cs="Times New Roman"/>
        </w:rPr>
        <w:t xml:space="preserve">Many such algorithms </w:t>
      </w:r>
      <w:r w:rsidR="005634AA" w:rsidRPr="004E5E50">
        <w:rPr>
          <w:rFonts w:ascii="Times New Roman" w:hAnsi="Times New Roman" w:cs="Times New Roman"/>
          <w:i/>
          <w:iCs/>
        </w:rPr>
        <w:t>(7</w:t>
      </w:r>
      <w:proofErr w:type="gramStart"/>
      <w:r w:rsidR="005634AA" w:rsidRPr="004E5E50">
        <w:rPr>
          <w:rFonts w:ascii="Times New Roman" w:hAnsi="Times New Roman" w:cs="Times New Roman"/>
          <w:i/>
          <w:iCs/>
        </w:rPr>
        <w:t>,8,9,10,11,12</w:t>
      </w:r>
      <w:proofErr w:type="gramEnd"/>
      <w:r w:rsidR="005634AA" w:rsidRPr="004E5E50">
        <w:rPr>
          <w:rFonts w:ascii="Times New Roman" w:hAnsi="Times New Roman" w:cs="Times New Roman"/>
          <w:i/>
          <w:iCs/>
        </w:rPr>
        <w:t>)</w:t>
      </w:r>
      <w:r w:rsidRPr="004E5E50">
        <w:rPr>
          <w:rFonts w:ascii="Times New Roman" w:hAnsi="Times New Roman" w:cs="Times New Roman"/>
        </w:rPr>
        <w:t xml:space="preserve">were tried and tested which were mostly based on tessellation processes, in order to have an insight into their feasibility with regards to our problem, however with not much luck. The search was then directed to a different approach and tensor product surfaces were explored. The idea elucidated in </w:t>
      </w:r>
      <w:r w:rsidR="005634AA" w:rsidRPr="004E5E50">
        <w:rPr>
          <w:rFonts w:ascii="Times New Roman" w:hAnsi="Times New Roman" w:cs="Times New Roman"/>
        </w:rPr>
        <w:t>tensor product surfaces enabled</w:t>
      </w:r>
      <w:r w:rsidRPr="004E5E50">
        <w:rPr>
          <w:rFonts w:ascii="Times New Roman" w:hAnsi="Times New Roman" w:cs="Times New Roman"/>
        </w:rPr>
        <w:t xml:space="preserve"> closed form piece wise analytic representation of </w:t>
      </w:r>
      <w:r w:rsidR="005634AA" w:rsidRPr="004E5E50">
        <w:rPr>
          <w:rFonts w:ascii="Times New Roman" w:hAnsi="Times New Roman" w:cs="Times New Roman"/>
        </w:rPr>
        <w:t>surface patches and hence their inherent capabilities to change curvature, thus capturing concavities.</w:t>
      </w:r>
    </w:p>
    <w:p w:rsidR="005634AA" w:rsidRPr="004E5E50" w:rsidRDefault="005634AA" w:rsidP="008906EC">
      <w:pPr>
        <w:pStyle w:val="ListParagraph"/>
        <w:numPr>
          <w:ilvl w:val="0"/>
          <w:numId w:val="1"/>
        </w:numPr>
        <w:rPr>
          <w:rFonts w:ascii="Times New Roman" w:hAnsi="Times New Roman" w:cs="Times New Roman"/>
          <w:b/>
          <w:bCs/>
        </w:rPr>
      </w:pPr>
      <w:r w:rsidRPr="004E5E50">
        <w:rPr>
          <w:rFonts w:ascii="Times New Roman" w:hAnsi="Times New Roman" w:cs="Times New Roman"/>
          <w:b/>
          <w:bCs/>
        </w:rPr>
        <w:t>Tensor Product Bi-Parametric Surfaces:</w:t>
      </w:r>
    </w:p>
    <w:p w:rsidR="00FA3D73" w:rsidRPr="004E5E50" w:rsidRDefault="004E5E50" w:rsidP="000B1D7B">
      <w:pPr>
        <w:ind w:left="720" w:hanging="720"/>
        <w:jc w:val="both"/>
        <w:rPr>
          <w:rFonts w:ascii="Times New Roman" w:eastAsiaTheme="minorEastAsia" w:hAnsi="Times New Roman" w:cs="Times New Roman"/>
        </w:rPr>
      </w:pPr>
      <w:r>
        <w:rPr>
          <w:rFonts w:ascii="Times New Roman" w:hAnsi="Times New Roman" w:cs="Times New Roman"/>
        </w:rPr>
        <w:t xml:space="preserve">             </w:t>
      </w:r>
      <w:r w:rsidR="00FF7B71" w:rsidRPr="004E5E50">
        <w:rPr>
          <w:rFonts w:ascii="Times New Roman" w:hAnsi="Times New Roman" w:cs="Times New Roman"/>
        </w:rPr>
        <w:t xml:space="preserve">Various surface modeling schemes have been discussed and explored over the </w:t>
      </w:r>
      <w:proofErr w:type="gramStart"/>
      <w:r w:rsidR="00FF7B71" w:rsidRPr="004E5E50">
        <w:rPr>
          <w:rFonts w:ascii="Times New Roman" w:hAnsi="Times New Roman" w:cs="Times New Roman"/>
        </w:rPr>
        <w:t>years</w:t>
      </w:r>
      <w:r w:rsidR="00FF7B71" w:rsidRPr="004E5E50">
        <w:rPr>
          <w:rFonts w:ascii="Times New Roman" w:hAnsi="Times New Roman" w:cs="Times New Roman"/>
          <w:i/>
          <w:iCs/>
        </w:rPr>
        <w:t>(</w:t>
      </w:r>
      <w:proofErr w:type="gramEnd"/>
      <w:r w:rsidR="00FF7B71" w:rsidRPr="004E5E50">
        <w:rPr>
          <w:rFonts w:ascii="Times New Roman" w:hAnsi="Times New Roman" w:cs="Times New Roman"/>
          <w:i/>
          <w:iCs/>
        </w:rPr>
        <w:t>13)</w:t>
      </w:r>
      <w:r w:rsidR="00FF7B71" w:rsidRPr="004E5E50">
        <w:rPr>
          <w:rFonts w:ascii="Times New Roman" w:hAnsi="Times New Roman" w:cs="Times New Roman"/>
        </w:rPr>
        <w:t>, however in this study we would be closely looking at tensor product surfaces</w:t>
      </w:r>
      <w:r w:rsidR="00876A68" w:rsidRPr="004E5E50">
        <w:rPr>
          <w:rFonts w:ascii="Times New Roman" w:hAnsi="Times New Roman" w:cs="Times New Roman"/>
        </w:rPr>
        <w:t xml:space="preserve">. In such surface representation, </w:t>
      </w:r>
      <w:proofErr w:type="spellStart"/>
      <w:r w:rsidR="00876A68" w:rsidRPr="004E5E50">
        <w:rPr>
          <w:rFonts w:ascii="Times New Roman" w:hAnsi="Times New Roman" w:cs="Times New Roman"/>
        </w:rPr>
        <w:t>biparametric</w:t>
      </w:r>
      <w:proofErr w:type="spellEnd"/>
      <w:r w:rsidR="00876A68" w:rsidRPr="004E5E50">
        <w:rPr>
          <w:rFonts w:ascii="Times New Roman" w:hAnsi="Times New Roman" w:cs="Times New Roman"/>
        </w:rPr>
        <w:t xml:space="preserve"> surfaces would be of concern. In general the surface vector is a function of two parameters </w:t>
      </w:r>
      <m:oMath>
        <m:r>
          <w:rPr>
            <w:rFonts w:ascii="Cambria Math" w:hAnsi="Cambria Math" w:cs="Times New Roman"/>
          </w:rPr>
          <m:t>u</m:t>
        </m:r>
        <m:r>
          <w:rPr>
            <w:rFonts w:ascii="Cambria Math" w:hAnsi="Times New Roman" w:cs="Times New Roman"/>
          </w:rPr>
          <m:t>,</m:t>
        </m:r>
        <m:r>
          <w:rPr>
            <w:rFonts w:ascii="Cambria Math" w:hAnsi="Cambria Math" w:cs="Times New Roman"/>
          </w:rPr>
          <m:t>v</m:t>
        </m:r>
      </m:oMath>
      <w:r w:rsidR="00876A68" w:rsidRPr="004E5E50">
        <w:rPr>
          <w:rFonts w:ascii="Times New Roman" w:eastAsiaTheme="minorEastAsia" w:hAnsi="Times New Roman" w:cs="Times New Roman"/>
        </w:rPr>
        <w:t xml:space="preserve"> which are spaced along any </w:t>
      </w:r>
      <w:r w:rsidR="00D42B48" w:rsidRPr="004E5E50">
        <w:rPr>
          <w:rFonts w:ascii="Times New Roman" w:eastAsiaTheme="minorEastAsia" w:hAnsi="Times New Roman" w:cs="Times New Roman"/>
        </w:rPr>
        <w:t>two directions</w:t>
      </w:r>
      <w:r w:rsidR="00913B94" w:rsidRPr="004E5E50">
        <w:rPr>
          <w:rFonts w:ascii="Times New Roman" w:eastAsiaTheme="minorEastAsia" w:hAnsi="Times New Roman" w:cs="Times New Roman"/>
        </w:rPr>
        <w:t>.</w:t>
      </w:r>
      <w:r w:rsidR="00085E14" w:rsidRPr="004E5E50">
        <w:rPr>
          <w:rFonts w:ascii="Times New Roman" w:eastAsiaTheme="minorEastAsia" w:hAnsi="Times New Roman" w:cs="Times New Roman"/>
        </w:rPr>
        <w:t xml:space="preserve"> Hence </w:t>
      </w:r>
      <m:oMath>
        <m:d>
          <m:dPr>
            <m:begChr m:val="["/>
            <m:endChr m:val="]"/>
            <m:ctrlPr>
              <w:rPr>
                <w:rFonts w:ascii="Cambria Math" w:eastAsiaTheme="minorEastAsia" w:hAnsi="Times New Roman" w:cs="Times New Roman"/>
                <w:i/>
              </w:rPr>
            </m:ctrlPr>
          </m:dPr>
          <m:e>
            <m:m>
              <m:mPr>
                <m:mcs>
                  <m:mc>
                    <m:mcPr>
                      <m:count m:val="1"/>
                      <m:mcJc m:val="center"/>
                    </m:mcPr>
                  </m:mc>
                </m:mcs>
                <m:ctrlPr>
                  <w:rPr>
                    <w:rFonts w:ascii="Cambria Math" w:eastAsiaTheme="minorEastAsia" w:hAnsi="Times New Roman" w:cs="Times New Roman"/>
                    <w:i/>
                  </w:rPr>
                </m:ctrlPr>
              </m:mPr>
              <m:mr>
                <m:e>
                  <m:r>
                    <w:rPr>
                      <w:rFonts w:ascii="Cambria Math" w:eastAsiaTheme="minorEastAsia" w:hAnsi="Cambria Math" w:cs="Times New Roman"/>
                    </w:rPr>
                    <m:t>X</m:t>
                  </m:r>
                  <m:r>
                    <w:rPr>
                      <w:rFonts w:ascii="Cambria Math" w:eastAsiaTheme="minorEastAsia" w:hAnsi="Times New Roman" w:cs="Times New Roman"/>
                    </w:rPr>
                    <m:t>(</m:t>
                  </m:r>
                  <m:r>
                    <w:rPr>
                      <w:rFonts w:ascii="Cambria Math" w:eastAsiaTheme="minorEastAsia" w:hAnsi="Cambria Math" w:cs="Times New Roman"/>
                    </w:rPr>
                    <m:t>u</m:t>
                  </m:r>
                  <m:r>
                    <w:rPr>
                      <w:rFonts w:ascii="Cambria Math" w:eastAsiaTheme="minorEastAsia" w:hAnsi="Times New Roman" w:cs="Times New Roman"/>
                    </w:rPr>
                    <m:t>,</m:t>
                  </m:r>
                  <m:r>
                    <w:rPr>
                      <w:rFonts w:ascii="Cambria Math" w:eastAsiaTheme="minorEastAsia" w:hAnsi="Cambria Math" w:cs="Times New Roman"/>
                    </w:rPr>
                    <m:t>v</m:t>
                  </m:r>
                  <m:r>
                    <w:rPr>
                      <w:rFonts w:ascii="Cambria Math" w:eastAsiaTheme="minorEastAsia" w:hAnsi="Times New Roman" w:cs="Times New Roman"/>
                    </w:rPr>
                    <m:t>)</m:t>
                  </m:r>
                </m:e>
              </m:mr>
              <m:mr>
                <m:e>
                  <m:r>
                    <w:rPr>
                      <w:rFonts w:ascii="Cambria Math" w:eastAsiaTheme="minorEastAsia" w:hAnsi="Cambria Math" w:cs="Times New Roman"/>
                    </w:rPr>
                    <m:t>Y</m:t>
                  </m:r>
                  <m:r>
                    <w:rPr>
                      <w:rFonts w:ascii="Cambria Math" w:eastAsiaTheme="minorEastAsia" w:hAnsi="Times New Roman" w:cs="Times New Roman"/>
                    </w:rPr>
                    <m:t>(</m:t>
                  </m:r>
                  <m:r>
                    <w:rPr>
                      <w:rFonts w:ascii="Cambria Math" w:eastAsiaTheme="minorEastAsia" w:hAnsi="Cambria Math" w:cs="Times New Roman"/>
                    </w:rPr>
                    <m:t>u</m:t>
                  </m:r>
                  <m:r>
                    <w:rPr>
                      <w:rFonts w:ascii="Cambria Math" w:eastAsiaTheme="minorEastAsia" w:hAnsi="Times New Roman" w:cs="Times New Roman"/>
                    </w:rPr>
                    <m:t>,</m:t>
                  </m:r>
                  <m:r>
                    <w:rPr>
                      <w:rFonts w:ascii="Cambria Math" w:eastAsiaTheme="minorEastAsia" w:hAnsi="Cambria Math" w:cs="Times New Roman"/>
                    </w:rPr>
                    <m:t>v</m:t>
                  </m:r>
                  <m:r>
                    <w:rPr>
                      <w:rFonts w:ascii="Cambria Math" w:eastAsiaTheme="minorEastAsia" w:hAnsi="Times New Roman" w:cs="Times New Roman"/>
                    </w:rPr>
                    <m:t>)</m:t>
                  </m:r>
                </m:e>
              </m:mr>
              <m:mr>
                <m:e>
                  <m:r>
                    <w:rPr>
                      <w:rFonts w:ascii="Cambria Math" w:eastAsiaTheme="minorEastAsia" w:hAnsi="Cambria Math" w:cs="Times New Roman"/>
                    </w:rPr>
                    <m:t>Z</m:t>
                  </m:r>
                  <m:r>
                    <w:rPr>
                      <w:rFonts w:ascii="Cambria Math" w:eastAsiaTheme="minorEastAsia" w:hAnsi="Times New Roman" w:cs="Times New Roman"/>
                    </w:rPr>
                    <m:t>(</m:t>
                  </m:r>
                  <m:r>
                    <w:rPr>
                      <w:rFonts w:ascii="Cambria Math" w:eastAsiaTheme="minorEastAsia" w:hAnsi="Cambria Math" w:cs="Times New Roman"/>
                    </w:rPr>
                    <m:t>u</m:t>
                  </m:r>
                  <m:r>
                    <w:rPr>
                      <w:rFonts w:ascii="Cambria Math" w:eastAsiaTheme="minorEastAsia" w:hAnsi="Times New Roman" w:cs="Times New Roman"/>
                    </w:rPr>
                    <m:t>,</m:t>
                  </m:r>
                  <m:r>
                    <w:rPr>
                      <w:rFonts w:ascii="Cambria Math" w:eastAsiaTheme="minorEastAsia" w:hAnsi="Cambria Math" w:cs="Times New Roman"/>
                    </w:rPr>
                    <m:t>v</m:t>
                  </m:r>
                  <m:r>
                    <w:rPr>
                      <w:rFonts w:ascii="Cambria Math" w:eastAsiaTheme="minorEastAsia" w:hAnsi="Times New Roman" w:cs="Times New Roman"/>
                    </w:rPr>
                    <m:t>)</m:t>
                  </m:r>
                </m:e>
              </m:mr>
            </m:m>
          </m:e>
        </m:d>
        <m:r>
          <w:rPr>
            <w:rFonts w:ascii="Cambria Math" w:eastAsiaTheme="minorEastAsia" w:hAnsi="Times New Roman" w:cs="Times New Roman"/>
          </w:rPr>
          <m:t>=</m:t>
        </m:r>
        <m:r>
          <w:rPr>
            <w:rFonts w:ascii="Cambria Math" w:eastAsiaTheme="minorEastAsia" w:hAnsi="Cambria Math" w:cs="Times New Roman"/>
          </w:rPr>
          <m:t>S</m:t>
        </m:r>
        <m:r>
          <w:rPr>
            <w:rFonts w:ascii="Cambria Math" w:eastAsiaTheme="minorEastAsia" w:hAnsi="Times New Roman" w:cs="Times New Roman"/>
          </w:rPr>
          <m:t>(</m:t>
        </m:r>
        <m:r>
          <w:rPr>
            <w:rFonts w:ascii="Cambria Math" w:eastAsiaTheme="minorEastAsia" w:hAnsi="Cambria Math" w:cs="Times New Roman"/>
          </w:rPr>
          <m:t>u</m:t>
        </m:r>
        <m:r>
          <w:rPr>
            <w:rFonts w:ascii="Cambria Math" w:eastAsiaTheme="minorEastAsia" w:hAnsi="Times New Roman" w:cs="Times New Roman"/>
          </w:rPr>
          <m:t>,</m:t>
        </m:r>
        <m:r>
          <w:rPr>
            <w:rFonts w:ascii="Cambria Math" w:eastAsiaTheme="minorEastAsia" w:hAnsi="Cambria Math" w:cs="Times New Roman"/>
          </w:rPr>
          <m:t>v</m:t>
        </m:r>
        <m:r>
          <w:rPr>
            <w:rFonts w:ascii="Cambria Math" w:eastAsiaTheme="minorEastAsia" w:hAnsi="Times New Roman" w:cs="Times New Roman"/>
          </w:rPr>
          <m:t>)</m:t>
        </m:r>
      </m:oMath>
      <w:r w:rsidR="00085E14" w:rsidRPr="004E5E50">
        <w:rPr>
          <w:rFonts w:ascii="Times New Roman" w:eastAsiaTheme="minorEastAsia" w:hAnsi="Times New Roman" w:cs="Times New Roman"/>
        </w:rPr>
        <w:t xml:space="preserve"> .In general for a collection of coordinates </w:t>
      </w:r>
      <m:oMath>
        <m:sSub>
          <m:sSubPr>
            <m:ctrlPr>
              <w:rPr>
                <w:rFonts w:ascii="Cambria Math" w:eastAsiaTheme="minorEastAsia" w:hAnsi="Times New Roman"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r>
              <w:rPr>
                <w:rFonts w:ascii="Cambria Math" w:eastAsiaTheme="minorEastAsia" w:hAnsi="Times New Roman" w:cs="Times New Roman"/>
              </w:rPr>
              <m:t>,</m:t>
            </m:r>
            <m:r>
              <w:rPr>
                <w:rFonts w:ascii="Cambria Math" w:eastAsiaTheme="minorEastAsia" w:hAnsi="Cambria Math" w:cs="Times New Roman"/>
              </w:rPr>
              <m:t>j</m:t>
            </m:r>
          </m:sub>
        </m:sSub>
      </m:oMath>
      <w:r w:rsidR="00085E14" w:rsidRPr="004E5E50">
        <w:rPr>
          <w:rFonts w:ascii="Times New Roman" w:eastAsiaTheme="minorEastAsia" w:hAnsi="Times New Roman" w:cs="Times New Roman"/>
        </w:rPr>
        <w:t>,the tensor product surface,</w:t>
      </w:r>
      <m:oMath>
        <m:r>
          <w:rPr>
            <w:rFonts w:ascii="Cambria Math" w:eastAsiaTheme="minorEastAsia" w:hAnsi="Times New Roman" w:cs="Times New Roman"/>
          </w:rPr>
          <m:t xml:space="preserve"> </m:t>
        </m:r>
        <m:r>
          <w:rPr>
            <w:rFonts w:ascii="Cambria Math" w:eastAsiaTheme="minorEastAsia" w:hAnsi="Cambria Math" w:cs="Times New Roman"/>
          </w:rPr>
          <m:t>S</m:t>
        </m:r>
        <m:d>
          <m:dPr>
            <m:ctrlPr>
              <w:rPr>
                <w:rFonts w:ascii="Cambria Math" w:eastAsiaTheme="minorEastAsia" w:hAnsi="Times New Roman" w:cs="Times New Roman"/>
                <w:i/>
              </w:rPr>
            </m:ctrlPr>
          </m:dPr>
          <m:e>
            <m:r>
              <w:rPr>
                <w:rFonts w:ascii="Cambria Math" w:eastAsiaTheme="minorEastAsia" w:hAnsi="Cambria Math" w:cs="Times New Roman"/>
              </w:rPr>
              <m:t>u</m:t>
            </m:r>
            <m:r>
              <w:rPr>
                <w:rFonts w:ascii="Cambria Math" w:eastAsiaTheme="minorEastAsia" w:hAnsi="Times New Roman" w:cs="Times New Roman"/>
              </w:rPr>
              <m:t>,</m:t>
            </m:r>
            <m:r>
              <w:rPr>
                <w:rFonts w:ascii="Cambria Math" w:eastAsiaTheme="minorEastAsia" w:hAnsi="Cambria Math" w:cs="Times New Roman"/>
              </w:rPr>
              <m:t>v</m:t>
            </m:r>
          </m:e>
        </m:d>
        <m:r>
          <w:rPr>
            <w:rFonts w:ascii="Cambria Math" w:eastAsiaTheme="minorEastAsia" w:hAnsi="Times New Roman" w:cs="Times New Roman"/>
          </w:rPr>
          <m:t>=</m:t>
        </m:r>
        <m:nary>
          <m:naryPr>
            <m:chr m:val="∑"/>
            <m:limLoc m:val="undOvr"/>
            <m:ctrlPr>
              <w:rPr>
                <w:rFonts w:ascii="Cambria Math" w:eastAsiaTheme="minorEastAsia" w:hAnsi="Times New Roman" w:cs="Times New Roman"/>
                <w:i/>
              </w:rPr>
            </m:ctrlPr>
          </m:naryPr>
          <m:sub>
            <m:r>
              <w:rPr>
                <w:rFonts w:ascii="Cambria Math" w:eastAsiaTheme="minorEastAsia" w:hAnsi="Times New Roman" w:cs="Times New Roman"/>
              </w:rPr>
              <m:t>0</m:t>
            </m:r>
          </m:sub>
          <m:sup>
            <m:r>
              <w:rPr>
                <w:rFonts w:ascii="Cambria Math" w:eastAsiaTheme="minorEastAsia" w:hAnsi="Cambria Math" w:cs="Times New Roman"/>
              </w:rPr>
              <m:t>m</m:t>
            </m:r>
          </m:sup>
          <m:e>
            <m:nary>
              <m:naryPr>
                <m:chr m:val="∑"/>
                <m:limLoc m:val="undOvr"/>
                <m:ctrlPr>
                  <w:rPr>
                    <w:rFonts w:ascii="Cambria Math" w:eastAsiaTheme="minorEastAsia" w:hAnsi="Times New Roman" w:cs="Times New Roman"/>
                    <w:i/>
                  </w:rPr>
                </m:ctrlPr>
              </m:naryPr>
              <m:sub>
                <m:r>
                  <w:rPr>
                    <w:rFonts w:ascii="Cambria Math" w:eastAsiaTheme="minorEastAsia" w:hAnsi="Times New Roman" w:cs="Times New Roman"/>
                  </w:rPr>
                  <m:t>0</m:t>
                </m:r>
              </m:sub>
              <m:sup>
                <m:r>
                  <w:rPr>
                    <w:rFonts w:ascii="Cambria Math" w:eastAsiaTheme="minorEastAsia" w:hAnsi="Cambria Math" w:cs="Times New Roman"/>
                  </w:rPr>
                  <m:t>n</m:t>
                </m:r>
              </m:sup>
              <m:e>
                <m:sSub>
                  <m:sSubPr>
                    <m:ctrlPr>
                      <w:rPr>
                        <w:rFonts w:ascii="Cambria Math" w:eastAsiaTheme="minorEastAsia" w:hAnsi="Times New Roman" w:cs="Times New Roman"/>
                        <w:i/>
                      </w:rPr>
                    </m:ctrlPr>
                  </m:sSubPr>
                  <m:e>
                    <m:r>
                      <w:rPr>
                        <w:rFonts w:ascii="Cambria Math" w:eastAsiaTheme="minorEastAsia" w:hAnsi="Cambria Math" w:cs="Times New Roman"/>
                      </w:rPr>
                      <m:t>N</m:t>
                    </m:r>
                  </m:e>
                  <m:sub>
                    <m:r>
                      <w:rPr>
                        <w:rFonts w:ascii="Cambria Math" w:eastAsiaTheme="minorEastAsia" w:hAnsi="Cambria Math" w:cs="Times New Roman"/>
                      </w:rPr>
                      <m:t>i</m:t>
                    </m:r>
                  </m:sub>
                </m:sSub>
                <m:r>
                  <w:rPr>
                    <w:rFonts w:ascii="Cambria Math" w:eastAsiaTheme="minorEastAsia" w:hAnsi="Times New Roman" w:cs="Times New Roman"/>
                  </w:rPr>
                  <m:t>(</m:t>
                </m:r>
                <m:r>
                  <w:rPr>
                    <w:rFonts w:ascii="Cambria Math" w:eastAsiaTheme="minorEastAsia" w:hAnsi="Cambria Math" w:cs="Times New Roman"/>
                  </w:rPr>
                  <m:t>v</m:t>
                </m:r>
                <m:r>
                  <w:rPr>
                    <w:rFonts w:ascii="Cambria Math" w:eastAsiaTheme="minorEastAsia" w:hAnsi="Times New Roman" w:cs="Times New Roman"/>
                  </w:rPr>
                  <m:t>)</m:t>
                </m:r>
                <m:sSub>
                  <m:sSubPr>
                    <m:ctrlPr>
                      <w:rPr>
                        <w:rFonts w:ascii="Cambria Math" w:eastAsiaTheme="minorEastAsia" w:hAnsi="Times New Roman" w:cs="Times New Roman"/>
                        <w:i/>
                      </w:rPr>
                    </m:ctrlPr>
                  </m:sSubPr>
                  <m:e>
                    <m:r>
                      <w:rPr>
                        <w:rFonts w:ascii="Cambria Math" w:eastAsiaTheme="minorEastAsia" w:hAnsi="Cambria Math" w:cs="Times New Roman"/>
                      </w:rPr>
                      <m:t>N</m:t>
                    </m:r>
                  </m:e>
                  <m:sub>
                    <m:r>
                      <w:rPr>
                        <w:rFonts w:ascii="Cambria Math" w:eastAsiaTheme="minorEastAsia" w:hAnsi="Cambria Math" w:cs="Times New Roman"/>
                      </w:rPr>
                      <m:t>j</m:t>
                    </m:r>
                  </m:sub>
                </m:sSub>
                <m:r>
                  <w:rPr>
                    <w:rFonts w:ascii="Cambria Math" w:eastAsiaTheme="minorEastAsia" w:hAnsi="Times New Roman" w:cs="Times New Roman"/>
                  </w:rPr>
                  <m:t>(</m:t>
                </m:r>
                <m:r>
                  <w:rPr>
                    <w:rFonts w:ascii="Cambria Math" w:eastAsiaTheme="minorEastAsia" w:hAnsi="Cambria Math" w:cs="Times New Roman"/>
                  </w:rPr>
                  <m:t>u</m:t>
                </m:r>
                <m:r>
                  <w:rPr>
                    <w:rFonts w:ascii="Cambria Math" w:eastAsiaTheme="minorEastAsia" w:hAnsi="Times New Roman" w:cs="Times New Roman"/>
                  </w:rPr>
                  <m:t>)</m:t>
                </m:r>
              </m:e>
            </m:nary>
          </m:e>
        </m:nary>
        <m:sSub>
          <m:sSubPr>
            <m:ctrlPr>
              <w:rPr>
                <w:rFonts w:ascii="Cambria Math" w:eastAsiaTheme="minorEastAsia" w:hAnsi="Times New Roman"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r>
              <w:rPr>
                <w:rFonts w:ascii="Cambria Math" w:eastAsiaTheme="minorEastAsia" w:hAnsi="Times New Roman" w:cs="Times New Roman"/>
              </w:rPr>
              <m:t>,</m:t>
            </m:r>
            <m:r>
              <w:rPr>
                <w:rFonts w:ascii="Cambria Math" w:eastAsiaTheme="minorEastAsia" w:hAnsi="Cambria Math" w:cs="Times New Roman"/>
              </w:rPr>
              <m:t>j</m:t>
            </m:r>
          </m:sub>
        </m:sSub>
      </m:oMath>
      <w:r w:rsidR="00764B40" w:rsidRPr="004E5E50">
        <w:rPr>
          <w:rFonts w:ascii="Times New Roman" w:eastAsiaTheme="minorEastAsia" w:hAnsi="Times New Roman" w:cs="Times New Roman"/>
        </w:rPr>
        <w:t xml:space="preserve">.Here </w:t>
      </w:r>
      <m:oMath>
        <m:sSub>
          <m:sSubPr>
            <m:ctrlPr>
              <w:rPr>
                <w:rFonts w:ascii="Cambria Math" w:eastAsiaTheme="minorEastAsia" w:hAnsi="Times New Roman" w:cs="Times New Roman"/>
                <w:i/>
              </w:rPr>
            </m:ctrlPr>
          </m:sSubPr>
          <m:e>
            <m:r>
              <w:rPr>
                <w:rFonts w:ascii="Cambria Math" w:eastAsiaTheme="minorEastAsia" w:hAnsi="Cambria Math" w:cs="Times New Roman"/>
              </w:rPr>
              <m:t>N</m:t>
            </m:r>
          </m:e>
          <m:sub>
            <m:r>
              <w:rPr>
                <w:rFonts w:ascii="Cambria Math" w:eastAsiaTheme="minorEastAsia" w:hAnsi="Cambria Math" w:cs="Times New Roman"/>
              </w:rPr>
              <m:t>i</m:t>
            </m:r>
          </m:sub>
        </m:sSub>
      </m:oMath>
      <w:r w:rsidR="00764B40" w:rsidRPr="004E5E50">
        <w:rPr>
          <w:rFonts w:ascii="Times New Roman" w:eastAsiaTheme="minorEastAsia" w:hAnsi="Times New Roman" w:cs="Times New Roman"/>
        </w:rPr>
        <w:t>and</w:t>
      </w:r>
      <m:oMath>
        <m:sSub>
          <m:sSubPr>
            <m:ctrlPr>
              <w:rPr>
                <w:rFonts w:ascii="Cambria Math" w:eastAsiaTheme="minorEastAsia" w:hAnsi="Times New Roman" w:cs="Times New Roman"/>
                <w:i/>
              </w:rPr>
            </m:ctrlPr>
          </m:sSubPr>
          <m:e>
            <m:r>
              <w:rPr>
                <w:rFonts w:ascii="Cambria Math" w:eastAsiaTheme="minorEastAsia" w:hAnsi="Cambria Math" w:cs="Times New Roman"/>
              </w:rPr>
              <m:t>N</m:t>
            </m:r>
          </m:e>
          <m:sub>
            <m:r>
              <w:rPr>
                <w:rFonts w:ascii="Cambria Math" w:eastAsiaTheme="minorEastAsia" w:hAnsi="Cambria Math" w:cs="Times New Roman"/>
              </w:rPr>
              <m:t>j</m:t>
            </m:r>
          </m:sub>
        </m:sSub>
      </m:oMath>
      <w:r w:rsidR="00764B40" w:rsidRPr="004E5E50">
        <w:rPr>
          <w:rFonts w:ascii="Times New Roman" w:eastAsiaTheme="minorEastAsia" w:hAnsi="Times New Roman" w:cs="Times New Roman"/>
        </w:rPr>
        <w:t xml:space="preserve"> are known as basis functions </w:t>
      </w:r>
      <w:r w:rsidR="00D42B48" w:rsidRPr="004E5E50">
        <w:rPr>
          <w:rFonts w:ascii="Times New Roman" w:eastAsiaTheme="minorEastAsia" w:hAnsi="Times New Roman" w:cs="Times New Roman"/>
        </w:rPr>
        <w:t>,</w:t>
      </w:r>
      <m:oMath>
        <m:sSub>
          <m:sSubPr>
            <m:ctrlPr>
              <w:rPr>
                <w:rFonts w:ascii="Cambria Math" w:eastAsiaTheme="minorEastAsia" w:hAnsi="Times New Roman"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r>
              <w:rPr>
                <w:rFonts w:ascii="Cambria Math" w:eastAsiaTheme="minorEastAsia" w:hAnsi="Times New Roman" w:cs="Times New Roman"/>
              </w:rPr>
              <m:t>,</m:t>
            </m:r>
            <m:r>
              <w:rPr>
                <w:rFonts w:ascii="Cambria Math" w:eastAsiaTheme="minorEastAsia" w:hAnsi="Cambria Math" w:cs="Times New Roman"/>
              </w:rPr>
              <m:t>j</m:t>
            </m:r>
          </m:sub>
        </m:sSub>
      </m:oMath>
      <w:r w:rsidR="00D42B48" w:rsidRPr="004E5E50">
        <w:rPr>
          <w:rFonts w:ascii="Times New Roman" w:eastAsiaTheme="minorEastAsia" w:hAnsi="Times New Roman" w:cs="Times New Roman"/>
        </w:rPr>
        <w:t xml:space="preserve">, are known as the control grid points </w:t>
      </w:r>
      <w:r w:rsidR="00764B40" w:rsidRPr="004E5E50">
        <w:rPr>
          <w:rFonts w:ascii="Times New Roman" w:eastAsiaTheme="minorEastAsia" w:hAnsi="Times New Roman" w:cs="Times New Roman"/>
        </w:rPr>
        <w:t xml:space="preserve">and are itself represented as matrices. Hence the form shown above is known as tensor product form of a surface. The </w:t>
      </w:r>
      <w:r w:rsidR="00D42B48" w:rsidRPr="004E5E50">
        <w:rPr>
          <w:rFonts w:ascii="Times New Roman" w:eastAsiaTheme="minorEastAsia" w:hAnsi="Times New Roman" w:cs="Times New Roman"/>
        </w:rPr>
        <w:t xml:space="preserve">parameters </w:t>
      </w:r>
      <m:oMath>
        <m:r>
          <w:rPr>
            <w:rFonts w:ascii="Cambria Math" w:hAnsi="Cambria Math" w:cs="Times New Roman"/>
          </w:rPr>
          <m:t>u</m:t>
        </m:r>
        <m:r>
          <w:rPr>
            <w:rFonts w:ascii="Cambria Math" w:hAnsi="Times New Roman" w:cs="Times New Roman"/>
          </w:rPr>
          <m:t>,</m:t>
        </m:r>
        <m:r>
          <w:rPr>
            <w:rFonts w:ascii="Cambria Math" w:hAnsi="Cambria Math" w:cs="Times New Roman"/>
          </w:rPr>
          <m:t>v</m:t>
        </m:r>
      </m:oMath>
      <w:r w:rsidR="00D42B48" w:rsidRPr="004E5E50">
        <w:rPr>
          <w:rFonts w:ascii="Times New Roman" w:eastAsiaTheme="minorEastAsia" w:hAnsi="Times New Roman" w:cs="Times New Roman"/>
        </w:rPr>
        <w:t xml:space="preserve">  both lie between 0 and 1.</w:t>
      </w:r>
    </w:p>
    <w:p w:rsidR="00D42B48" w:rsidRPr="004E5E50" w:rsidRDefault="00D42B48" w:rsidP="00D42B48">
      <w:pPr>
        <w:jc w:val="center"/>
        <w:rPr>
          <w:rFonts w:ascii="Times New Roman" w:hAnsi="Times New Roman" w:cs="Times New Roman"/>
          <w:i/>
          <w:iCs/>
        </w:rPr>
      </w:pPr>
      <w:r w:rsidRPr="004E5E50">
        <w:rPr>
          <w:rFonts w:ascii="Times New Roman" w:hAnsi="Times New Roman" w:cs="Times New Roman"/>
          <w:i/>
          <w:iCs/>
          <w:noProof/>
          <w:lang w:eastAsia="ja-JP" w:bidi="bn-IN"/>
        </w:rPr>
        <w:lastRenderedPageBreak/>
        <w:drawing>
          <wp:inline distT="0" distB="0" distL="0" distR="0">
            <wp:extent cx="2370943" cy="1983268"/>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371367" cy="1983623"/>
                    </a:xfrm>
                    <a:prstGeom prst="rect">
                      <a:avLst/>
                    </a:prstGeom>
                    <a:noFill/>
                    <a:ln w="9525">
                      <a:noFill/>
                      <a:miter lim="800000"/>
                      <a:headEnd/>
                      <a:tailEnd/>
                    </a:ln>
                  </pic:spPr>
                </pic:pic>
              </a:graphicData>
            </a:graphic>
          </wp:inline>
        </w:drawing>
      </w:r>
    </w:p>
    <w:p w:rsidR="00D42B48" w:rsidRPr="004E5E50" w:rsidRDefault="00D42B48" w:rsidP="00D42B48">
      <w:pPr>
        <w:jc w:val="center"/>
        <w:rPr>
          <w:rFonts w:ascii="Times New Roman" w:hAnsi="Times New Roman" w:cs="Times New Roman"/>
        </w:rPr>
      </w:pPr>
      <w:r w:rsidRPr="004E5E50">
        <w:rPr>
          <w:rFonts w:ascii="Times New Roman" w:hAnsi="Times New Roman" w:cs="Times New Roman"/>
        </w:rPr>
        <w:t xml:space="preserve">Fig.5. </w:t>
      </w:r>
      <w:proofErr w:type="gramStart"/>
      <w:r w:rsidRPr="004E5E50">
        <w:rPr>
          <w:rFonts w:ascii="Times New Roman" w:hAnsi="Times New Roman" w:cs="Times New Roman"/>
        </w:rPr>
        <w:t>The</w:t>
      </w:r>
      <w:proofErr w:type="gramEnd"/>
      <w:r w:rsidRPr="004E5E50">
        <w:rPr>
          <w:rFonts w:ascii="Times New Roman" w:hAnsi="Times New Roman" w:cs="Times New Roman"/>
        </w:rPr>
        <w:t xml:space="preserve"> control grid and the parameters s and t.</w:t>
      </w:r>
    </w:p>
    <w:p w:rsidR="00D42B48" w:rsidRPr="004E5E50" w:rsidRDefault="00D42B48" w:rsidP="000B1D7B">
      <w:pPr>
        <w:jc w:val="both"/>
        <w:rPr>
          <w:rFonts w:ascii="Times New Roman" w:hAnsi="Times New Roman" w:cs="Times New Roman"/>
        </w:rPr>
      </w:pPr>
      <w:r w:rsidRPr="004E5E50">
        <w:rPr>
          <w:rFonts w:ascii="Times New Roman" w:hAnsi="Times New Roman" w:cs="Times New Roman"/>
        </w:rPr>
        <w:t>In general, lots of representations of tensor product surfaces have been studied, however in our study we will concentrate solely</w:t>
      </w:r>
      <w:r w:rsidR="004C63CC" w:rsidRPr="004E5E50">
        <w:rPr>
          <w:rFonts w:ascii="Times New Roman" w:hAnsi="Times New Roman" w:cs="Times New Roman"/>
        </w:rPr>
        <w:t xml:space="preserve"> on rational B-</w:t>
      </w:r>
      <w:proofErr w:type="spellStart"/>
      <w:r w:rsidR="004C63CC" w:rsidRPr="004E5E50">
        <w:rPr>
          <w:rFonts w:ascii="Times New Roman" w:hAnsi="Times New Roman" w:cs="Times New Roman"/>
        </w:rPr>
        <w:t>Spline</w:t>
      </w:r>
      <w:proofErr w:type="spellEnd"/>
      <w:r w:rsidR="004C63CC" w:rsidRPr="004E5E50">
        <w:rPr>
          <w:rFonts w:ascii="Times New Roman" w:hAnsi="Times New Roman" w:cs="Times New Roman"/>
        </w:rPr>
        <w:t xml:space="preserve"> surfaces. In the following </w:t>
      </w:r>
      <w:proofErr w:type="gramStart"/>
      <w:r w:rsidR="004C63CC" w:rsidRPr="004E5E50">
        <w:rPr>
          <w:rFonts w:ascii="Times New Roman" w:hAnsi="Times New Roman" w:cs="Times New Roman"/>
        </w:rPr>
        <w:t>sections ,</w:t>
      </w:r>
      <w:proofErr w:type="gramEnd"/>
      <w:r w:rsidR="004C63CC" w:rsidRPr="004E5E50">
        <w:rPr>
          <w:rFonts w:ascii="Times New Roman" w:hAnsi="Times New Roman" w:cs="Times New Roman"/>
        </w:rPr>
        <w:t xml:space="preserve"> B-</w:t>
      </w:r>
      <w:proofErr w:type="spellStart"/>
      <w:r w:rsidR="004C63CC" w:rsidRPr="004E5E50">
        <w:rPr>
          <w:rFonts w:ascii="Times New Roman" w:hAnsi="Times New Roman" w:cs="Times New Roman"/>
        </w:rPr>
        <w:t>spline</w:t>
      </w:r>
      <w:proofErr w:type="spellEnd"/>
      <w:r w:rsidR="004C63CC" w:rsidRPr="004E5E50">
        <w:rPr>
          <w:rFonts w:ascii="Times New Roman" w:hAnsi="Times New Roman" w:cs="Times New Roman"/>
        </w:rPr>
        <w:t xml:space="preserve"> curves, surfaces and the various computational geometric algorithms requ</w:t>
      </w:r>
      <w:r w:rsidR="001C2D76" w:rsidRPr="004E5E50">
        <w:rPr>
          <w:rFonts w:ascii="Times New Roman" w:hAnsi="Times New Roman" w:cs="Times New Roman"/>
        </w:rPr>
        <w:t>ired to evaluate these surfaces are discussed.</w:t>
      </w:r>
    </w:p>
    <w:p w:rsidR="004C63CC" w:rsidRPr="004E5E50" w:rsidRDefault="004C63CC" w:rsidP="008906EC">
      <w:pPr>
        <w:pStyle w:val="ListParagraph"/>
        <w:numPr>
          <w:ilvl w:val="0"/>
          <w:numId w:val="1"/>
        </w:numPr>
        <w:rPr>
          <w:rFonts w:ascii="Times New Roman" w:hAnsi="Times New Roman" w:cs="Times New Roman"/>
          <w:b/>
          <w:bCs/>
        </w:rPr>
      </w:pPr>
      <w:r w:rsidRPr="004E5E50">
        <w:rPr>
          <w:rFonts w:ascii="Times New Roman" w:hAnsi="Times New Roman" w:cs="Times New Roman"/>
          <w:b/>
          <w:bCs/>
        </w:rPr>
        <w:t>B-</w:t>
      </w:r>
      <w:proofErr w:type="spellStart"/>
      <w:r w:rsidRPr="004E5E50">
        <w:rPr>
          <w:rFonts w:ascii="Times New Roman" w:hAnsi="Times New Roman" w:cs="Times New Roman"/>
          <w:b/>
          <w:bCs/>
        </w:rPr>
        <w:t>Splines</w:t>
      </w:r>
      <w:proofErr w:type="spellEnd"/>
      <w:r w:rsidRPr="004E5E50">
        <w:rPr>
          <w:rFonts w:ascii="Times New Roman" w:hAnsi="Times New Roman" w:cs="Times New Roman"/>
          <w:b/>
          <w:bCs/>
        </w:rPr>
        <w:t>:</w:t>
      </w:r>
    </w:p>
    <w:p w:rsidR="004C63CC" w:rsidRPr="004E5E50" w:rsidRDefault="000B1D7B" w:rsidP="000B1D7B">
      <w:pPr>
        <w:ind w:left="720" w:hanging="720"/>
        <w:rPr>
          <w:rFonts w:ascii="Times New Roman" w:eastAsiaTheme="minorEastAsia" w:hAnsi="Times New Roman" w:cs="Times New Roman"/>
        </w:rPr>
      </w:pPr>
      <w:r>
        <w:rPr>
          <w:rFonts w:ascii="Times New Roman" w:hAnsi="Times New Roman" w:cs="Times New Roman"/>
        </w:rPr>
        <w:t xml:space="preserve">             </w:t>
      </w:r>
      <w:r w:rsidR="004C63CC" w:rsidRPr="004E5E50">
        <w:rPr>
          <w:rFonts w:ascii="Times New Roman" w:hAnsi="Times New Roman" w:cs="Times New Roman"/>
        </w:rPr>
        <w:t>A B-</w:t>
      </w:r>
      <w:proofErr w:type="spellStart"/>
      <w:r w:rsidR="004C63CC" w:rsidRPr="004E5E50">
        <w:rPr>
          <w:rFonts w:ascii="Times New Roman" w:hAnsi="Times New Roman" w:cs="Times New Roman"/>
        </w:rPr>
        <w:t>Spline</w:t>
      </w:r>
      <w:proofErr w:type="spellEnd"/>
      <w:r w:rsidR="004C63CC" w:rsidRPr="004E5E50">
        <w:rPr>
          <w:rFonts w:ascii="Times New Roman" w:hAnsi="Times New Roman" w:cs="Times New Roman"/>
        </w:rPr>
        <w:t xml:space="preserve"> basis curve is defined for a degree, </w:t>
      </w:r>
      <w:r w:rsidR="004C63CC" w:rsidRPr="004E5E50">
        <w:rPr>
          <w:rFonts w:ascii="Times New Roman" w:hAnsi="Times New Roman" w:cs="Times New Roman"/>
          <w:i/>
          <w:iCs/>
        </w:rPr>
        <w:t xml:space="preserve">p </w:t>
      </w:r>
      <w:proofErr w:type="gramStart"/>
      <w:r w:rsidR="004C63CC" w:rsidRPr="004E5E50">
        <w:rPr>
          <w:rFonts w:ascii="Times New Roman" w:hAnsi="Times New Roman" w:cs="Times New Roman"/>
        </w:rPr>
        <w:t xml:space="preserve">as </w:t>
      </w:r>
      <m:oMath>
        <m:r>
          <w:rPr>
            <w:rFonts w:ascii="Cambria Math" w:hAnsi="Cambria Math" w:cs="Times New Roman"/>
          </w:rPr>
          <m:t>C</m:t>
        </m:r>
        <m:d>
          <m:dPr>
            <m:ctrlPr>
              <w:rPr>
                <w:rFonts w:ascii="Cambria Math" w:hAnsi="Times New Roman" w:cs="Times New Roman"/>
                <w:i/>
              </w:rPr>
            </m:ctrlPr>
          </m:dPr>
          <m:e>
            <m:r>
              <w:rPr>
                <w:rFonts w:ascii="Cambria Math" w:hAnsi="Cambria Math" w:cs="Times New Roman"/>
              </w:rPr>
              <m:t>u</m:t>
            </m:r>
          </m:e>
        </m:d>
        <m:r>
          <w:rPr>
            <w:rFonts w:ascii="Cambria Math" w:hAnsi="Times New Roman" w:cs="Times New Roman"/>
          </w:rPr>
          <m:t>=</m:t>
        </m:r>
        <m:nary>
          <m:naryPr>
            <m:chr m:val="∑"/>
            <m:limLoc m:val="subSup"/>
            <m:ctrlPr>
              <w:rPr>
                <w:rFonts w:ascii="Cambria Math" w:hAnsi="Times New Roman" w:cs="Times New Roman"/>
                <w:i/>
              </w:rPr>
            </m:ctrlPr>
          </m:naryPr>
          <m:sub>
            <m:r>
              <w:rPr>
                <w:rFonts w:ascii="Cambria Math" w:hAnsi="Cambria Math" w:cs="Times New Roman"/>
              </w:rPr>
              <m:t>i</m:t>
            </m:r>
            <m:r>
              <w:rPr>
                <w:rFonts w:ascii="Cambria Math" w:hAnsi="Times New Roman" w:cs="Times New Roman"/>
              </w:rPr>
              <m:t>=0</m:t>
            </m:r>
          </m:sub>
          <m:sup>
            <m:r>
              <w:rPr>
                <w:rFonts w:ascii="Cambria Math" w:hAnsi="Cambria Math" w:cs="Times New Roman"/>
              </w:rPr>
              <m:t>i</m:t>
            </m:r>
            <m:r>
              <w:rPr>
                <w:rFonts w:ascii="Cambria Math" w:hAnsi="Times New Roman" w:cs="Times New Roman"/>
              </w:rPr>
              <m:t>=</m:t>
            </m:r>
            <m:r>
              <w:rPr>
                <w:rFonts w:ascii="Cambria Math" w:hAnsi="Cambria Math" w:cs="Times New Roman"/>
              </w:rPr>
              <m:t>n</m:t>
            </m:r>
          </m:sup>
          <m:e>
            <m:sSub>
              <m:sSubPr>
                <m:ctrlPr>
                  <w:rPr>
                    <w:rFonts w:ascii="Cambria Math" w:hAnsi="Times New Roman" w:cs="Times New Roman"/>
                    <w:i/>
                  </w:rPr>
                </m:ctrlPr>
              </m:sSubPr>
              <m:e>
                <m:r>
                  <w:rPr>
                    <w:rFonts w:ascii="Cambria Math" w:hAnsi="Cambria Math" w:cs="Times New Roman"/>
                  </w:rPr>
                  <m:t>N</m:t>
                </m:r>
              </m:e>
              <m:sub>
                <m:r>
                  <w:rPr>
                    <w:rFonts w:ascii="Cambria Math" w:hAnsi="Cambria Math" w:cs="Times New Roman"/>
                  </w:rPr>
                  <m:t>i</m:t>
                </m:r>
                <m:r>
                  <w:rPr>
                    <w:rFonts w:ascii="Cambria Math" w:hAnsi="Times New Roman" w:cs="Times New Roman"/>
                  </w:rPr>
                  <m:t>,</m:t>
                </m:r>
                <m:r>
                  <w:rPr>
                    <w:rFonts w:ascii="Cambria Math" w:hAnsi="Cambria Math" w:cs="Times New Roman"/>
                  </w:rPr>
                  <m:t>p</m:t>
                </m:r>
              </m:sub>
            </m:sSub>
            <m:d>
              <m:dPr>
                <m:ctrlPr>
                  <w:rPr>
                    <w:rFonts w:ascii="Cambria Math" w:hAnsi="Times New Roman" w:cs="Times New Roman"/>
                    <w:i/>
                  </w:rPr>
                </m:ctrlPr>
              </m:dPr>
              <m:e>
                <m:r>
                  <w:rPr>
                    <w:rFonts w:ascii="Cambria Math" w:hAnsi="Cambria Math" w:cs="Times New Roman"/>
                  </w:rPr>
                  <m:t>u</m:t>
                </m:r>
              </m:e>
            </m:d>
            <m:sSub>
              <m:sSubPr>
                <m:ctrlPr>
                  <w:rPr>
                    <w:rFonts w:ascii="Cambria Math" w:hAnsi="Times New Roman" w:cs="Times New Roman"/>
                    <w:i/>
                  </w:rPr>
                </m:ctrlPr>
              </m:sSubPr>
              <m:e>
                <m:r>
                  <w:rPr>
                    <w:rFonts w:ascii="Cambria Math" w:hAnsi="Cambria Math" w:cs="Times New Roman"/>
                  </w:rPr>
                  <m:t>P</m:t>
                </m:r>
              </m:e>
              <m:sub>
                <m:r>
                  <w:rPr>
                    <w:rFonts w:ascii="Cambria Math" w:hAnsi="Cambria Math" w:cs="Times New Roman"/>
                  </w:rPr>
                  <m:t>i</m:t>
                </m:r>
              </m:sub>
            </m:sSub>
          </m:e>
        </m:nary>
      </m:oMath>
      <w:r w:rsidR="00722B95" w:rsidRPr="004E5E50">
        <w:rPr>
          <w:rFonts w:ascii="Times New Roman" w:eastAsiaTheme="minorEastAsia" w:hAnsi="Times New Roman" w:cs="Times New Roman"/>
        </w:rPr>
        <w:t>,where</w:t>
      </w:r>
      <w:proofErr w:type="gramEnd"/>
      <w:r w:rsidR="00722B95" w:rsidRPr="004E5E50">
        <w:rPr>
          <w:rFonts w:ascii="Times New Roman" w:eastAsiaTheme="minorEastAsia" w:hAnsi="Times New Roman" w:cs="Times New Roman"/>
        </w:rPr>
        <w:t xml:space="preserve"> </w:t>
      </w:r>
      <m:oMath>
        <m:sSub>
          <m:sSubPr>
            <m:ctrlPr>
              <w:rPr>
                <w:rFonts w:ascii="Cambria Math" w:hAnsi="Times New Roman" w:cs="Times New Roman"/>
                <w:i/>
              </w:rPr>
            </m:ctrlPr>
          </m:sSubPr>
          <m:e>
            <m:r>
              <w:rPr>
                <w:rFonts w:ascii="Cambria Math" w:hAnsi="Cambria Math" w:cs="Times New Roman"/>
              </w:rPr>
              <m:t>N</m:t>
            </m:r>
          </m:e>
          <m:sub>
            <m:r>
              <w:rPr>
                <w:rFonts w:ascii="Cambria Math" w:hAnsi="Cambria Math" w:cs="Times New Roman"/>
              </w:rPr>
              <m:t>i</m:t>
            </m:r>
            <m:r>
              <w:rPr>
                <w:rFonts w:ascii="Cambria Math" w:hAnsi="Times New Roman" w:cs="Times New Roman"/>
              </w:rPr>
              <m:t>,</m:t>
            </m:r>
            <m:r>
              <w:rPr>
                <w:rFonts w:ascii="Cambria Math" w:hAnsi="Cambria Math" w:cs="Times New Roman"/>
              </w:rPr>
              <m:t>p</m:t>
            </m:r>
          </m:sub>
        </m:sSub>
      </m:oMath>
      <w:r w:rsidR="00722B95" w:rsidRPr="004E5E50">
        <w:rPr>
          <w:rFonts w:ascii="Times New Roman" w:eastAsiaTheme="minorEastAsia" w:hAnsi="Times New Roman" w:cs="Times New Roman"/>
        </w:rPr>
        <w:t xml:space="preserve"> are the basis functions defined for a knot vector 0&lt;</w:t>
      </w:r>
      <m:oMath>
        <m:sSub>
          <m:sSubPr>
            <m:ctrlPr>
              <w:rPr>
                <w:rFonts w:ascii="Cambria Math" w:eastAsiaTheme="minorEastAsia" w:hAnsi="Times New Roman" w:cs="Times New Roman"/>
                <w:i/>
              </w:rPr>
            </m:ctrlPr>
          </m:sSubPr>
          <m:e>
            <m:r>
              <w:rPr>
                <w:rFonts w:ascii="Cambria Math" w:eastAsiaTheme="minorEastAsia" w:hAnsi="Cambria Math" w:cs="Times New Roman"/>
              </w:rPr>
              <m:t>u</m:t>
            </m:r>
          </m:e>
          <m:sub>
            <m:r>
              <w:rPr>
                <w:rFonts w:ascii="Cambria Math" w:eastAsiaTheme="minorEastAsia" w:hAnsi="Cambria Math" w:cs="Times New Roman"/>
              </w:rPr>
              <m:t>i</m:t>
            </m:r>
          </m:sub>
        </m:sSub>
      </m:oMath>
      <w:r w:rsidR="00722B95" w:rsidRPr="004E5E50">
        <w:rPr>
          <w:rFonts w:ascii="Times New Roman" w:eastAsiaTheme="minorEastAsia" w:hAnsi="Times New Roman" w:cs="Times New Roman"/>
        </w:rPr>
        <w:t xml:space="preserve">&lt;1.In order to understand this representation the definitions and properties of the </w:t>
      </w:r>
      <w:proofErr w:type="spellStart"/>
      <w:r w:rsidR="00722B95" w:rsidRPr="004E5E50">
        <w:rPr>
          <w:rFonts w:ascii="Times New Roman" w:eastAsiaTheme="minorEastAsia" w:hAnsi="Times New Roman" w:cs="Times New Roman"/>
        </w:rPr>
        <w:t>basis</w:t>
      </w:r>
      <w:proofErr w:type="spellEnd"/>
      <w:r w:rsidR="00722B95" w:rsidRPr="004E5E50">
        <w:rPr>
          <w:rFonts w:ascii="Times New Roman" w:eastAsiaTheme="minorEastAsia" w:hAnsi="Times New Roman" w:cs="Times New Roman"/>
        </w:rPr>
        <w:t xml:space="preserve"> functions and knot vectors are explained in this section.</w:t>
      </w:r>
    </w:p>
    <w:p w:rsidR="00722B95" w:rsidRPr="004E5E50" w:rsidRDefault="00722B95" w:rsidP="00722B95">
      <w:pPr>
        <w:pStyle w:val="ListParagraph"/>
        <w:numPr>
          <w:ilvl w:val="0"/>
          <w:numId w:val="3"/>
        </w:numPr>
        <w:rPr>
          <w:rFonts w:ascii="Times New Roman" w:hAnsi="Times New Roman" w:cs="Times New Roman"/>
          <w:b/>
          <w:bCs/>
        </w:rPr>
      </w:pPr>
      <w:r w:rsidRPr="004E5E50">
        <w:rPr>
          <w:rFonts w:ascii="Times New Roman" w:hAnsi="Times New Roman" w:cs="Times New Roman"/>
          <w:b/>
          <w:bCs/>
        </w:rPr>
        <w:t>Basis functions</w:t>
      </w:r>
      <w:r w:rsidR="001C2D76" w:rsidRPr="004E5E50">
        <w:rPr>
          <w:rFonts w:ascii="Times New Roman" w:hAnsi="Times New Roman" w:cs="Times New Roman"/>
          <w:b/>
          <w:bCs/>
        </w:rPr>
        <w:t xml:space="preserve"> and Knot Vector</w:t>
      </w:r>
      <w:r w:rsidRPr="004E5E50">
        <w:rPr>
          <w:rFonts w:ascii="Times New Roman" w:hAnsi="Times New Roman" w:cs="Times New Roman"/>
          <w:b/>
          <w:bCs/>
        </w:rPr>
        <w:t>:</w:t>
      </w:r>
    </w:p>
    <w:p w:rsidR="00722B95" w:rsidRPr="004E5E50" w:rsidRDefault="00722B95" w:rsidP="000B1D7B">
      <w:pPr>
        <w:pStyle w:val="ListParagraph"/>
        <w:ind w:left="1440"/>
        <w:jc w:val="both"/>
        <w:rPr>
          <w:rFonts w:ascii="Times New Roman" w:hAnsi="Times New Roman" w:cs="Times New Roman"/>
        </w:rPr>
      </w:pPr>
      <w:r w:rsidRPr="004E5E50">
        <w:rPr>
          <w:rFonts w:ascii="Times New Roman" w:hAnsi="Times New Roman" w:cs="Times New Roman"/>
        </w:rPr>
        <w:t xml:space="preserve">The </w:t>
      </w:r>
      <w:proofErr w:type="spellStart"/>
      <w:r w:rsidRPr="004E5E50">
        <w:rPr>
          <w:rFonts w:ascii="Times New Roman" w:hAnsi="Times New Roman" w:cs="Times New Roman"/>
        </w:rPr>
        <w:t>basis</w:t>
      </w:r>
      <w:proofErr w:type="spellEnd"/>
      <w:r w:rsidRPr="004E5E50">
        <w:rPr>
          <w:rFonts w:ascii="Times New Roman" w:hAnsi="Times New Roman" w:cs="Times New Roman"/>
        </w:rPr>
        <w:t xml:space="preserve"> functions are defined as a recursive </w:t>
      </w:r>
      <w:proofErr w:type="gramStart"/>
      <w:r w:rsidRPr="004E5E50">
        <w:rPr>
          <w:rFonts w:ascii="Times New Roman" w:hAnsi="Times New Roman" w:cs="Times New Roman"/>
        </w:rPr>
        <w:t>algorithm</w:t>
      </w:r>
      <w:r w:rsidRPr="004E5E50">
        <w:rPr>
          <w:rFonts w:ascii="Times New Roman" w:hAnsi="Times New Roman" w:cs="Times New Roman"/>
          <w:i/>
          <w:iCs/>
        </w:rPr>
        <w:t>(</w:t>
      </w:r>
      <w:proofErr w:type="gramEnd"/>
      <w:r w:rsidRPr="004E5E50">
        <w:rPr>
          <w:rFonts w:ascii="Times New Roman" w:hAnsi="Times New Roman" w:cs="Times New Roman"/>
          <w:i/>
          <w:iCs/>
        </w:rPr>
        <w:t>14)</w:t>
      </w:r>
      <w:r w:rsidR="0038626E" w:rsidRPr="004E5E50">
        <w:rPr>
          <w:rFonts w:ascii="Times New Roman" w:hAnsi="Times New Roman" w:cs="Times New Roman"/>
        </w:rPr>
        <w:t xml:space="preserve">  and is given</w:t>
      </w:r>
      <w:r w:rsidRPr="004E5E50">
        <w:rPr>
          <w:rFonts w:ascii="Times New Roman" w:hAnsi="Times New Roman" w:cs="Times New Roman"/>
        </w:rPr>
        <w:t xml:space="preserve"> as,</w:t>
      </w:r>
    </w:p>
    <w:p w:rsidR="008547EB" w:rsidRPr="004E5E50" w:rsidRDefault="00722B95" w:rsidP="000B1D7B">
      <w:pPr>
        <w:pStyle w:val="ListParagraph"/>
        <w:ind w:left="1440"/>
        <w:jc w:val="both"/>
        <w:rPr>
          <w:rFonts w:ascii="Times New Roman" w:eastAsiaTheme="minorEastAsia" w:hAnsi="Times New Roman" w:cs="Times New Roman"/>
        </w:rPr>
      </w:pPr>
      <m:oMath>
        <m:sSub>
          <m:sSubPr>
            <m:ctrlPr>
              <w:rPr>
                <w:rFonts w:ascii="Cambria Math" w:hAnsi="Times New Roman" w:cs="Times New Roman"/>
                <w:i/>
              </w:rPr>
            </m:ctrlPr>
          </m:sSubPr>
          <m:e>
            <m:r>
              <w:rPr>
                <w:rFonts w:ascii="Cambria Math" w:hAnsi="Times New Roman" w:cs="Times New Roman"/>
              </w:rPr>
              <m:t xml:space="preserve">            </m:t>
            </m:r>
            <m:r>
              <w:rPr>
                <w:rFonts w:ascii="Cambria Math" w:hAnsi="Cambria Math" w:cs="Times New Roman"/>
              </w:rPr>
              <m:t>N</m:t>
            </m:r>
          </m:e>
          <m:sub>
            <m:r>
              <w:rPr>
                <w:rFonts w:ascii="Cambria Math" w:hAnsi="Cambria Math" w:cs="Times New Roman"/>
              </w:rPr>
              <m:t>i</m:t>
            </m:r>
            <m:r>
              <w:rPr>
                <w:rFonts w:ascii="Cambria Math" w:hAnsi="Times New Roman" w:cs="Times New Roman"/>
              </w:rPr>
              <m:t>,0</m:t>
            </m:r>
          </m:sub>
        </m:sSub>
        <m:d>
          <m:dPr>
            <m:ctrlPr>
              <w:rPr>
                <w:rFonts w:ascii="Cambria Math" w:hAnsi="Times New Roman" w:cs="Times New Roman"/>
                <w:i/>
              </w:rPr>
            </m:ctrlPr>
          </m:dPr>
          <m:e>
            <m:r>
              <w:rPr>
                <w:rFonts w:ascii="Cambria Math" w:hAnsi="Cambria Math" w:cs="Times New Roman"/>
              </w:rPr>
              <m:t>u</m:t>
            </m:r>
          </m:e>
        </m:d>
        <m:r>
          <w:rPr>
            <w:rFonts w:ascii="Cambria Math" w:hAnsi="Times New Roman" w:cs="Times New Roman"/>
          </w:rPr>
          <m:t>={ 1</m:t>
        </m:r>
        <m:r>
          <w:rPr>
            <w:rFonts w:ascii="Cambria Math" w:hAnsi="Times New Roman" w:cs="Times New Roman"/>
          </w:rPr>
          <m:t xml:space="preserve"> </m:t>
        </m:r>
        <m:r>
          <w:rPr>
            <w:rFonts w:ascii="Cambria Math" w:hAnsi="Cambria Math" w:cs="Times New Roman"/>
          </w:rPr>
          <m:t>if</m:t>
        </m:r>
        <m:r>
          <w:rPr>
            <w:rFonts w:ascii="Cambria Math" w:hAnsi="Times New Roman" w:cs="Times New Roman"/>
          </w:rPr>
          <m:t xml:space="preserve"> </m:t>
        </m:r>
        <m:sSub>
          <m:sSubPr>
            <m:ctrlPr>
              <w:rPr>
                <w:rFonts w:ascii="Cambria Math" w:hAnsi="Times New Roman" w:cs="Times New Roman"/>
                <w:i/>
              </w:rPr>
            </m:ctrlPr>
          </m:sSubPr>
          <m:e>
            <m:r>
              <w:rPr>
                <w:rFonts w:ascii="Cambria Math" w:hAnsi="Cambria Math" w:cs="Times New Roman"/>
              </w:rPr>
              <m:t>u</m:t>
            </m:r>
            <m:r>
              <w:rPr>
                <w:rFonts w:ascii="Cambria Math" w:hAnsi="Times New Roman" w:cs="Times New Roman"/>
              </w:rPr>
              <m:t>&lt;</m:t>
            </m:r>
          </m:e>
          <m:sub>
            <m:r>
              <w:rPr>
                <w:rFonts w:ascii="Cambria Math" w:hAnsi="Cambria Math" w:cs="Times New Roman"/>
              </w:rPr>
              <m:t>i</m:t>
            </m:r>
          </m:sub>
        </m:sSub>
        <m:r>
          <w:rPr>
            <w:rFonts w:ascii="Cambria Math" w:hAnsi="Cambria Math" w:cs="Times New Roman"/>
          </w:rPr>
          <m:t>u</m:t>
        </m:r>
      </m:oMath>
      <w:r w:rsidR="008547EB" w:rsidRPr="004E5E50">
        <w:rPr>
          <w:rFonts w:ascii="Times New Roman" w:eastAsiaTheme="minorEastAsia" w:hAnsi="Times New Roman" w:cs="Times New Roman"/>
        </w:rPr>
        <w:t xml:space="preserve"> &lt;</w:t>
      </w:r>
      <m:oMath>
        <m:sSub>
          <m:sSubPr>
            <m:ctrlPr>
              <w:rPr>
                <w:rFonts w:ascii="Cambria Math" w:hAnsi="Times New Roman" w:cs="Times New Roman"/>
                <w:i/>
              </w:rPr>
            </m:ctrlPr>
          </m:sSubPr>
          <m:e>
            <m:r>
              <w:rPr>
                <w:rFonts w:ascii="Cambria Math" w:hAnsi="Cambria Math" w:cs="Times New Roman"/>
              </w:rPr>
              <m:t>u</m:t>
            </m:r>
          </m:e>
          <m:sub>
            <m:r>
              <w:rPr>
                <w:rFonts w:ascii="Cambria Math" w:hAnsi="Cambria Math" w:cs="Times New Roman"/>
              </w:rPr>
              <m:t>i</m:t>
            </m:r>
            <m:r>
              <w:rPr>
                <w:rFonts w:ascii="Cambria Math" w:hAnsi="Times New Roman" w:cs="Times New Roman"/>
              </w:rPr>
              <m:t>+1</m:t>
            </m:r>
          </m:sub>
        </m:sSub>
        <m:r>
          <w:rPr>
            <w:rFonts w:ascii="Cambria Math" w:eastAsiaTheme="minorEastAsia" w:hAnsi="Times New Roman" w:cs="Times New Roman"/>
          </w:rPr>
          <m:t xml:space="preserve">,0 </m:t>
        </m:r>
        <m:r>
          <w:rPr>
            <w:rFonts w:ascii="Cambria Math" w:eastAsiaTheme="minorEastAsia" w:hAnsi="Cambria Math" w:cs="Times New Roman"/>
          </w:rPr>
          <m:t>ot</m:t>
        </m:r>
        <m:r>
          <w:rPr>
            <w:rFonts w:ascii="Times New Roman" w:eastAsiaTheme="minorEastAsia" w:hAnsi="Cambria Math" w:cs="Times New Roman"/>
          </w:rPr>
          <m:t>h</m:t>
        </m:r>
        <m:r>
          <w:rPr>
            <w:rFonts w:ascii="Cambria Math" w:eastAsiaTheme="minorEastAsia" w:hAnsi="Cambria Math" w:cs="Times New Roman"/>
          </w:rPr>
          <m:t>erwise</m:t>
        </m:r>
        <m:r>
          <w:rPr>
            <w:rFonts w:ascii="Cambria Math" w:eastAsiaTheme="minorEastAsia" w:hAnsi="Times New Roman" w:cs="Times New Roman"/>
          </w:rPr>
          <m:t xml:space="preserve">} </m:t>
        </m:r>
      </m:oMath>
    </w:p>
    <w:p w:rsidR="008547EB" w:rsidRPr="004E5E50" w:rsidRDefault="008547EB" w:rsidP="000B1D7B">
      <w:pPr>
        <w:jc w:val="both"/>
        <w:rPr>
          <w:rFonts w:ascii="Times New Roman" w:eastAsiaTheme="minorEastAsia" w:hAnsi="Times New Roman" w:cs="Times New Roman"/>
        </w:rPr>
      </w:pPr>
      <m:oMathPara>
        <m:oMath>
          <m:sSub>
            <m:sSubPr>
              <m:ctrlPr>
                <w:rPr>
                  <w:rFonts w:ascii="Cambria Math" w:hAnsi="Times New Roman" w:cs="Times New Roman"/>
                  <w:i/>
                </w:rPr>
              </m:ctrlPr>
            </m:sSubPr>
            <m:e>
              <m:r>
                <w:rPr>
                  <w:rFonts w:ascii="Cambria Math" w:hAnsi="Cambria Math" w:cs="Times New Roman"/>
                </w:rPr>
                <m:t>N</m:t>
              </m:r>
            </m:e>
            <m:sub>
              <m:r>
                <w:rPr>
                  <w:rFonts w:ascii="Cambria Math" w:hAnsi="Cambria Math" w:cs="Times New Roman"/>
                </w:rPr>
                <m:t>i</m:t>
              </m:r>
              <m:r>
                <w:rPr>
                  <w:rFonts w:ascii="Cambria Math" w:hAnsi="Times New Roman" w:cs="Times New Roman"/>
                </w:rPr>
                <m:t>,</m:t>
              </m:r>
              <m:r>
                <w:rPr>
                  <w:rFonts w:ascii="Cambria Math" w:hAnsi="Cambria Math" w:cs="Times New Roman"/>
                </w:rPr>
                <m:t>p</m:t>
              </m:r>
            </m:sub>
          </m:sSub>
          <m:d>
            <m:dPr>
              <m:ctrlPr>
                <w:rPr>
                  <w:rFonts w:ascii="Cambria Math" w:hAnsi="Times New Roman" w:cs="Times New Roman"/>
                  <w:i/>
                </w:rPr>
              </m:ctrlPr>
            </m:dPr>
            <m:e>
              <m:r>
                <w:rPr>
                  <w:rFonts w:ascii="Cambria Math" w:hAnsi="Cambria Math" w:cs="Times New Roman"/>
                </w:rPr>
                <m:t>u</m:t>
              </m:r>
            </m:e>
          </m:d>
          <m:r>
            <w:rPr>
              <w:rFonts w:ascii="Cambria Math" w:hAnsi="Times New Roman" w:cs="Times New Roman"/>
            </w:rPr>
            <m:t>=</m:t>
          </m:r>
          <m:f>
            <m:fPr>
              <m:ctrlPr>
                <w:rPr>
                  <w:rFonts w:ascii="Cambria Math" w:hAnsi="Times New Roman" w:cs="Times New Roman"/>
                  <w:i/>
                </w:rPr>
              </m:ctrlPr>
            </m:fPr>
            <m:num>
              <m:r>
                <w:rPr>
                  <w:rFonts w:ascii="Cambria Math" w:hAnsi="Cambria Math" w:cs="Times New Roman"/>
                </w:rPr>
                <m:t>u</m:t>
              </m:r>
              <m:r>
                <w:rPr>
                  <w:rFonts w:ascii="Times New Roman" w:hAnsi="Times New Roman" w:cs="Times New Roman"/>
                </w:rPr>
                <m:t>-</m:t>
              </m:r>
              <m:sSub>
                <m:sSubPr>
                  <m:ctrlPr>
                    <w:rPr>
                      <w:rFonts w:ascii="Cambria Math" w:hAnsi="Times New Roman" w:cs="Times New Roman"/>
                      <w:i/>
                    </w:rPr>
                  </m:ctrlPr>
                </m:sSubPr>
                <m:e>
                  <m:r>
                    <w:rPr>
                      <w:rFonts w:ascii="Cambria Math" w:hAnsi="Cambria Math" w:cs="Times New Roman"/>
                    </w:rPr>
                    <m:t>u</m:t>
                  </m:r>
                </m:e>
                <m:sub>
                  <m:r>
                    <w:rPr>
                      <w:rFonts w:ascii="Cambria Math" w:hAnsi="Cambria Math" w:cs="Times New Roman"/>
                    </w:rPr>
                    <m:t>i</m:t>
                  </m:r>
                </m:sub>
              </m:sSub>
            </m:num>
            <m:den>
              <m:sSub>
                <m:sSubPr>
                  <m:ctrlPr>
                    <w:rPr>
                      <w:rFonts w:ascii="Cambria Math" w:hAnsi="Times New Roman" w:cs="Times New Roman"/>
                      <w:i/>
                    </w:rPr>
                  </m:ctrlPr>
                </m:sSubPr>
                <m:e>
                  <m:r>
                    <w:rPr>
                      <w:rFonts w:ascii="Cambria Math" w:hAnsi="Cambria Math" w:cs="Times New Roman"/>
                    </w:rPr>
                    <m:t>u</m:t>
                  </m:r>
                </m:e>
                <m:sub>
                  <m:r>
                    <w:rPr>
                      <w:rFonts w:ascii="Cambria Math" w:hAnsi="Cambria Math" w:cs="Times New Roman"/>
                    </w:rPr>
                    <m:t>i</m:t>
                  </m:r>
                  <m:r>
                    <w:rPr>
                      <w:rFonts w:ascii="Cambria Math" w:hAnsi="Times New Roman" w:cs="Times New Roman"/>
                    </w:rPr>
                    <m:t>+</m:t>
                  </m:r>
                  <m:r>
                    <w:rPr>
                      <w:rFonts w:ascii="Cambria Math" w:hAnsi="Cambria Math" w:cs="Times New Roman"/>
                    </w:rPr>
                    <m:t>p</m:t>
                  </m:r>
                </m:sub>
              </m:sSub>
              <m:r>
                <w:rPr>
                  <w:rFonts w:ascii="Times New Roman" w:hAnsi="Times New Roman" w:cs="Times New Roman"/>
                </w:rPr>
                <m:t>-</m:t>
              </m:r>
              <m:sSub>
                <m:sSubPr>
                  <m:ctrlPr>
                    <w:rPr>
                      <w:rFonts w:ascii="Cambria Math" w:hAnsi="Times New Roman" w:cs="Times New Roman"/>
                      <w:i/>
                    </w:rPr>
                  </m:ctrlPr>
                </m:sSubPr>
                <m:e>
                  <m:r>
                    <w:rPr>
                      <w:rFonts w:ascii="Cambria Math" w:hAnsi="Cambria Math" w:cs="Times New Roman"/>
                    </w:rPr>
                    <m:t>u</m:t>
                  </m:r>
                </m:e>
                <m:sub>
                  <m:r>
                    <w:rPr>
                      <w:rFonts w:ascii="Cambria Math" w:hAnsi="Cambria Math" w:cs="Times New Roman"/>
                    </w:rPr>
                    <m:t>i</m:t>
                  </m:r>
                </m:sub>
              </m:sSub>
            </m:den>
          </m:f>
          <m:sSub>
            <m:sSubPr>
              <m:ctrlPr>
                <w:rPr>
                  <w:rFonts w:ascii="Cambria Math" w:hAnsi="Times New Roman" w:cs="Times New Roman"/>
                  <w:i/>
                </w:rPr>
              </m:ctrlPr>
            </m:sSubPr>
            <m:e>
              <m:r>
                <w:rPr>
                  <w:rFonts w:ascii="Cambria Math" w:hAnsi="Cambria Math" w:cs="Times New Roman"/>
                </w:rPr>
                <m:t>N</m:t>
              </m:r>
            </m:e>
            <m:sub>
              <m:r>
                <w:rPr>
                  <w:rFonts w:ascii="Cambria Math" w:hAnsi="Cambria Math" w:cs="Times New Roman"/>
                </w:rPr>
                <m:t>i</m:t>
              </m:r>
              <m:r>
                <w:rPr>
                  <w:rFonts w:ascii="Cambria Math" w:hAnsi="Times New Roman" w:cs="Times New Roman"/>
                </w:rPr>
                <m:t>,</m:t>
              </m:r>
              <m:r>
                <w:rPr>
                  <w:rFonts w:ascii="Cambria Math" w:hAnsi="Cambria Math" w:cs="Times New Roman"/>
                </w:rPr>
                <m:t>p</m:t>
              </m:r>
              <m:r>
                <w:rPr>
                  <w:rFonts w:ascii="Times New Roman" w:hAnsi="Times New Roman" w:cs="Times New Roman"/>
                </w:rPr>
                <m:t>-</m:t>
              </m:r>
              <m:r>
                <w:rPr>
                  <w:rFonts w:ascii="Cambria Math" w:hAnsi="Times New Roman" w:cs="Times New Roman"/>
                </w:rPr>
                <m:t>1</m:t>
              </m:r>
            </m:sub>
          </m:sSub>
          <m:d>
            <m:dPr>
              <m:ctrlPr>
                <w:rPr>
                  <w:rFonts w:ascii="Cambria Math" w:hAnsi="Times New Roman" w:cs="Times New Roman"/>
                  <w:i/>
                </w:rPr>
              </m:ctrlPr>
            </m:dPr>
            <m:e>
              <m:r>
                <w:rPr>
                  <w:rFonts w:ascii="Cambria Math" w:hAnsi="Cambria Math" w:cs="Times New Roman"/>
                </w:rPr>
                <m:t>u</m:t>
              </m:r>
            </m:e>
          </m:d>
          <m:r>
            <w:rPr>
              <w:rFonts w:ascii="Cambria Math" w:eastAsiaTheme="minorEastAsia" w:hAnsi="Times New Roman" w:cs="Times New Roman"/>
            </w:rPr>
            <m:t>+</m:t>
          </m:r>
          <m:f>
            <m:fPr>
              <m:ctrlPr>
                <w:rPr>
                  <w:rFonts w:ascii="Cambria Math" w:hAnsi="Times New Roman" w:cs="Times New Roman"/>
                  <w:i/>
                </w:rPr>
              </m:ctrlPr>
            </m:fPr>
            <m:num>
              <m:sSub>
                <m:sSubPr>
                  <m:ctrlPr>
                    <w:rPr>
                      <w:rFonts w:ascii="Cambria Math" w:hAnsi="Times New Roman" w:cs="Times New Roman"/>
                      <w:i/>
                    </w:rPr>
                  </m:ctrlPr>
                </m:sSubPr>
                <m:e>
                  <m:r>
                    <w:rPr>
                      <w:rFonts w:ascii="Cambria Math" w:hAnsi="Cambria Math" w:cs="Times New Roman"/>
                    </w:rPr>
                    <m:t>u</m:t>
                  </m:r>
                </m:e>
                <m:sub>
                  <m:r>
                    <w:rPr>
                      <w:rFonts w:ascii="Cambria Math" w:hAnsi="Cambria Math" w:cs="Times New Roman"/>
                    </w:rPr>
                    <m:t>i</m:t>
                  </m:r>
                  <m:r>
                    <w:rPr>
                      <w:rFonts w:ascii="Cambria Math" w:hAnsi="Times New Roman" w:cs="Times New Roman"/>
                    </w:rPr>
                    <m:t>+</m:t>
                  </m:r>
                  <m:r>
                    <w:rPr>
                      <w:rFonts w:ascii="Cambria Math" w:hAnsi="Cambria Math" w:cs="Times New Roman"/>
                    </w:rPr>
                    <m:t>p</m:t>
                  </m:r>
                  <m:r>
                    <w:rPr>
                      <w:rFonts w:ascii="Cambria Math" w:hAnsi="Times New Roman" w:cs="Times New Roman"/>
                    </w:rPr>
                    <m:t>+1</m:t>
                  </m:r>
                </m:sub>
              </m:sSub>
              <m:r>
                <w:rPr>
                  <w:rFonts w:ascii="Times New Roman" w:hAnsi="Times New Roman" w:cs="Times New Roman"/>
                </w:rPr>
                <m:t>-</m:t>
              </m:r>
              <m:r>
                <w:rPr>
                  <w:rFonts w:ascii="Cambria Math" w:hAnsi="Cambria Math" w:cs="Times New Roman"/>
                </w:rPr>
                <m:t>u</m:t>
              </m:r>
            </m:num>
            <m:den>
              <m:sSub>
                <m:sSubPr>
                  <m:ctrlPr>
                    <w:rPr>
                      <w:rFonts w:ascii="Cambria Math" w:hAnsi="Times New Roman" w:cs="Times New Roman"/>
                      <w:i/>
                    </w:rPr>
                  </m:ctrlPr>
                </m:sSubPr>
                <m:e>
                  <m:r>
                    <w:rPr>
                      <w:rFonts w:ascii="Cambria Math" w:hAnsi="Cambria Math" w:cs="Times New Roman"/>
                    </w:rPr>
                    <m:t>u</m:t>
                  </m:r>
                </m:e>
                <m:sub>
                  <m:r>
                    <w:rPr>
                      <w:rFonts w:ascii="Cambria Math" w:hAnsi="Cambria Math" w:cs="Times New Roman"/>
                    </w:rPr>
                    <m:t>i</m:t>
                  </m:r>
                  <m:r>
                    <w:rPr>
                      <w:rFonts w:ascii="Cambria Math" w:hAnsi="Times New Roman" w:cs="Times New Roman"/>
                    </w:rPr>
                    <m:t>+</m:t>
                  </m:r>
                  <m:r>
                    <w:rPr>
                      <w:rFonts w:ascii="Cambria Math" w:hAnsi="Cambria Math" w:cs="Times New Roman"/>
                    </w:rPr>
                    <m:t>p</m:t>
                  </m:r>
                  <m:r>
                    <w:rPr>
                      <w:rFonts w:ascii="Cambria Math" w:hAnsi="Times New Roman" w:cs="Times New Roman"/>
                    </w:rPr>
                    <m:t>+1</m:t>
                  </m:r>
                </m:sub>
              </m:sSub>
              <m:r>
                <w:rPr>
                  <w:rFonts w:ascii="Times New Roman" w:hAnsi="Times New Roman" w:cs="Times New Roman"/>
                </w:rPr>
                <m:t>-</m:t>
              </m:r>
              <m:sSub>
                <m:sSubPr>
                  <m:ctrlPr>
                    <w:rPr>
                      <w:rFonts w:ascii="Cambria Math" w:hAnsi="Times New Roman" w:cs="Times New Roman"/>
                      <w:i/>
                    </w:rPr>
                  </m:ctrlPr>
                </m:sSubPr>
                <m:e>
                  <m:r>
                    <w:rPr>
                      <w:rFonts w:ascii="Cambria Math" w:hAnsi="Cambria Math" w:cs="Times New Roman"/>
                    </w:rPr>
                    <m:t>u</m:t>
                  </m:r>
                </m:e>
                <m:sub>
                  <m:r>
                    <w:rPr>
                      <w:rFonts w:ascii="Cambria Math" w:hAnsi="Cambria Math" w:cs="Times New Roman"/>
                    </w:rPr>
                    <m:t>i</m:t>
                  </m:r>
                  <m:r>
                    <w:rPr>
                      <w:rFonts w:ascii="Cambria Math" w:hAnsi="Times New Roman" w:cs="Times New Roman"/>
                    </w:rPr>
                    <m:t>+1</m:t>
                  </m:r>
                </m:sub>
              </m:sSub>
            </m:den>
          </m:f>
          <m:sSub>
            <m:sSubPr>
              <m:ctrlPr>
                <w:rPr>
                  <w:rFonts w:ascii="Cambria Math" w:hAnsi="Times New Roman" w:cs="Times New Roman"/>
                  <w:i/>
                </w:rPr>
              </m:ctrlPr>
            </m:sSubPr>
            <m:e>
              <m:r>
                <w:rPr>
                  <w:rFonts w:ascii="Cambria Math" w:hAnsi="Cambria Math" w:cs="Times New Roman"/>
                </w:rPr>
                <m:t>N</m:t>
              </m:r>
            </m:e>
            <m:sub>
              <m:r>
                <w:rPr>
                  <w:rFonts w:ascii="Cambria Math" w:hAnsi="Cambria Math" w:cs="Times New Roman"/>
                </w:rPr>
                <m:t>i</m:t>
              </m:r>
              <m:r>
                <w:rPr>
                  <w:rFonts w:ascii="Cambria Math" w:hAnsi="Times New Roman" w:cs="Times New Roman"/>
                </w:rPr>
                <m:t>+1,</m:t>
              </m:r>
              <m:r>
                <w:rPr>
                  <w:rFonts w:ascii="Cambria Math" w:hAnsi="Cambria Math" w:cs="Times New Roman"/>
                </w:rPr>
                <m:t>p</m:t>
              </m:r>
              <m:r>
                <w:rPr>
                  <w:rFonts w:ascii="Times New Roman" w:hAnsi="Times New Roman" w:cs="Times New Roman"/>
                </w:rPr>
                <m:t>-</m:t>
              </m:r>
              <m:r>
                <w:rPr>
                  <w:rFonts w:ascii="Cambria Math" w:hAnsi="Times New Roman" w:cs="Times New Roman"/>
                </w:rPr>
                <m:t>1</m:t>
              </m:r>
            </m:sub>
          </m:sSub>
          <m:d>
            <m:dPr>
              <m:ctrlPr>
                <w:rPr>
                  <w:rFonts w:ascii="Cambria Math" w:hAnsi="Times New Roman" w:cs="Times New Roman"/>
                  <w:i/>
                </w:rPr>
              </m:ctrlPr>
            </m:dPr>
            <m:e>
              <m:r>
                <w:rPr>
                  <w:rFonts w:ascii="Cambria Math" w:hAnsi="Cambria Math" w:cs="Times New Roman"/>
                </w:rPr>
                <m:t>u</m:t>
              </m:r>
            </m:e>
          </m:d>
        </m:oMath>
      </m:oMathPara>
    </w:p>
    <w:p w:rsidR="00142C86" w:rsidRPr="004E5E50" w:rsidRDefault="008547EB" w:rsidP="000B1D7B">
      <w:pPr>
        <w:pStyle w:val="ListParagraph"/>
        <w:ind w:left="1440"/>
        <w:jc w:val="both"/>
        <w:rPr>
          <w:rFonts w:ascii="Times New Roman" w:eastAsiaTheme="minorEastAsia" w:hAnsi="Times New Roman" w:cs="Times New Roman"/>
        </w:rPr>
      </w:pPr>
      <w:r w:rsidRPr="004E5E50">
        <w:rPr>
          <w:rFonts w:ascii="Times New Roman" w:eastAsiaTheme="minorEastAsia" w:hAnsi="Times New Roman" w:cs="Times New Roman"/>
        </w:rPr>
        <w:t xml:space="preserve">Here </w:t>
      </w:r>
      <w:proofErr w:type="gramStart"/>
      <w:r w:rsidRPr="004E5E50">
        <w:rPr>
          <w:rFonts w:ascii="Times New Roman" w:eastAsiaTheme="minorEastAsia" w:hAnsi="Times New Roman" w:cs="Times New Roman"/>
          <w:i/>
          <w:iCs/>
        </w:rPr>
        <w:t xml:space="preserve">u </w:t>
      </w:r>
      <w:r w:rsidRPr="004E5E50">
        <w:rPr>
          <w:rFonts w:ascii="Times New Roman" w:eastAsiaTheme="minorEastAsia" w:hAnsi="Times New Roman" w:cs="Times New Roman"/>
        </w:rPr>
        <w:t xml:space="preserve"> is</w:t>
      </w:r>
      <w:proofErr w:type="gramEnd"/>
      <w:r w:rsidRPr="004E5E50">
        <w:rPr>
          <w:rFonts w:ascii="Times New Roman" w:eastAsiaTheme="minorEastAsia" w:hAnsi="Times New Roman" w:cs="Times New Roman"/>
        </w:rPr>
        <w:t xml:space="preserve"> defined as the knot vector. Large amount of </w:t>
      </w:r>
      <w:proofErr w:type="gramStart"/>
      <w:r w:rsidRPr="004E5E50">
        <w:rPr>
          <w:rFonts w:ascii="Times New Roman" w:eastAsiaTheme="minorEastAsia" w:hAnsi="Times New Roman" w:cs="Times New Roman"/>
        </w:rPr>
        <w:t>studies</w:t>
      </w:r>
      <w:r w:rsidRPr="004E5E50">
        <w:rPr>
          <w:rFonts w:ascii="Times New Roman" w:eastAsiaTheme="minorEastAsia" w:hAnsi="Times New Roman" w:cs="Times New Roman"/>
          <w:i/>
          <w:iCs/>
        </w:rPr>
        <w:t>(</w:t>
      </w:r>
      <w:proofErr w:type="gramEnd"/>
      <w:r w:rsidRPr="004E5E50">
        <w:rPr>
          <w:rFonts w:ascii="Times New Roman" w:eastAsiaTheme="minorEastAsia" w:hAnsi="Times New Roman" w:cs="Times New Roman"/>
          <w:i/>
          <w:iCs/>
        </w:rPr>
        <w:t>15)</w:t>
      </w:r>
      <w:r w:rsidRPr="004E5E50">
        <w:rPr>
          <w:rFonts w:ascii="Times New Roman" w:eastAsiaTheme="minorEastAsia" w:hAnsi="Times New Roman" w:cs="Times New Roman"/>
        </w:rPr>
        <w:t xml:space="preserve">have already be done to design appropriate knot </w:t>
      </w:r>
      <w:proofErr w:type="spellStart"/>
      <w:r w:rsidRPr="004E5E50">
        <w:rPr>
          <w:rFonts w:ascii="Times New Roman" w:eastAsiaTheme="minorEastAsia" w:hAnsi="Times New Roman" w:cs="Times New Roman"/>
        </w:rPr>
        <w:t>vectors.But</w:t>
      </w:r>
      <w:proofErr w:type="spellEnd"/>
      <w:r w:rsidRPr="004E5E50">
        <w:rPr>
          <w:rFonts w:ascii="Times New Roman" w:eastAsiaTheme="minorEastAsia" w:hAnsi="Times New Roman" w:cs="Times New Roman"/>
        </w:rPr>
        <w:t xml:space="preserve"> in this study we will only be concerned with an open knot vector with the multiplicity being equal to the degree of the curve.</w:t>
      </w:r>
      <w:r w:rsidR="00142C86" w:rsidRPr="004E5E50">
        <w:rPr>
          <w:rFonts w:ascii="Times New Roman" w:eastAsiaTheme="minorEastAsia" w:hAnsi="Times New Roman" w:cs="Times New Roman"/>
        </w:rPr>
        <w:t xml:space="preserve"> Hence for n control </w:t>
      </w:r>
      <w:proofErr w:type="spellStart"/>
      <w:r w:rsidR="00142C86" w:rsidRPr="004E5E50">
        <w:rPr>
          <w:rFonts w:ascii="Times New Roman" w:eastAsiaTheme="minorEastAsia" w:hAnsi="Times New Roman" w:cs="Times New Roman"/>
        </w:rPr>
        <w:t>points</w:t>
      </w:r>
      <w:proofErr w:type="gramStart"/>
      <w:r w:rsidR="00142C86" w:rsidRPr="004E5E50">
        <w:rPr>
          <w:rFonts w:ascii="Times New Roman" w:eastAsiaTheme="minorEastAsia" w:hAnsi="Times New Roman" w:cs="Times New Roman"/>
        </w:rPr>
        <w:t>,</w:t>
      </w:r>
      <w:r w:rsidR="00315148" w:rsidRPr="004E5E50">
        <w:rPr>
          <w:rFonts w:ascii="Times New Roman" w:eastAsiaTheme="minorEastAsia" w:hAnsi="Times New Roman" w:cs="Times New Roman"/>
        </w:rPr>
        <w:t>the</w:t>
      </w:r>
      <w:proofErr w:type="spellEnd"/>
      <w:proofErr w:type="gramEnd"/>
      <w:r w:rsidR="00315148" w:rsidRPr="004E5E50">
        <w:rPr>
          <w:rFonts w:ascii="Times New Roman" w:eastAsiaTheme="minorEastAsia" w:hAnsi="Times New Roman" w:cs="Times New Roman"/>
        </w:rPr>
        <w:t xml:space="preserve"> normalized knot vector sequence is,</w:t>
      </w:r>
    </w:p>
    <w:p w:rsidR="00142C86" w:rsidRPr="004E5E50" w:rsidRDefault="00142C86" w:rsidP="00142C86">
      <w:pPr>
        <w:rPr>
          <w:rFonts w:ascii="Times New Roman" w:eastAsiaTheme="minorEastAsia" w:hAnsi="Times New Roman" w:cs="Times New Roman"/>
        </w:rPr>
      </w:pPr>
      <m:oMathPara>
        <m:oMath>
          <m:r>
            <w:rPr>
              <w:rFonts w:ascii="Cambria Math" w:eastAsiaTheme="minorEastAsia" w:hAnsi="Times New Roman" w:cs="Times New Roman"/>
            </w:rPr>
            <m:t xml:space="preserve">           </m:t>
          </m:r>
          <m:r>
            <w:rPr>
              <w:rFonts w:ascii="Cambria Math" w:eastAsiaTheme="minorEastAsia" w:hAnsi="Cambria Math" w:cs="Times New Roman"/>
            </w:rPr>
            <m:t>u</m:t>
          </m:r>
          <m:r>
            <w:rPr>
              <w:rFonts w:ascii="Cambria Math" w:eastAsiaTheme="minorEastAsia" w:hAnsi="Times New Roman" w:cs="Times New Roman"/>
            </w:rPr>
            <m:t>={0,0,0..</m:t>
          </m:r>
          <m:d>
            <m:dPr>
              <m:ctrlPr>
                <w:rPr>
                  <w:rFonts w:ascii="Cambria Math" w:eastAsiaTheme="minorEastAsia" w:hAnsi="Times New Roman" w:cs="Times New Roman"/>
                  <w:i/>
                </w:rPr>
              </m:ctrlPr>
            </m:dPr>
            <m:e>
              <m:r>
                <w:rPr>
                  <w:rFonts w:ascii="Cambria Math" w:eastAsiaTheme="minorEastAsia" w:hAnsi="Cambria Math" w:cs="Times New Roman"/>
                </w:rPr>
                <m:t>p</m:t>
              </m:r>
              <m:r>
                <w:rPr>
                  <w:rFonts w:ascii="Cambria Math" w:eastAsiaTheme="minorEastAsia" w:hAnsi="Times New Roman" w:cs="Times New Roman"/>
                </w:rPr>
                <m:t>+1</m:t>
              </m:r>
            </m:e>
          </m:d>
          <m:r>
            <w:rPr>
              <w:rFonts w:ascii="Cambria Math" w:eastAsiaTheme="minorEastAsia" w:hAnsi="Cambria Math" w:cs="Times New Roman"/>
            </w:rPr>
            <m:t>times</m:t>
          </m:r>
          <m:r>
            <w:rPr>
              <w:rFonts w:ascii="Cambria Math" w:eastAsiaTheme="minorEastAsia" w:hAnsi="Times New Roman" w:cs="Times New Roman"/>
            </w:rPr>
            <m:t>.,</m:t>
          </m:r>
          <m:f>
            <m:fPr>
              <m:ctrlPr>
                <w:rPr>
                  <w:rFonts w:ascii="Cambria Math" w:eastAsiaTheme="minorEastAsia" w:hAnsi="Times New Roman" w:cs="Times New Roman"/>
                  <w:i/>
                </w:rPr>
              </m:ctrlPr>
            </m:fPr>
            <m:num>
              <m:r>
                <w:rPr>
                  <w:rFonts w:ascii="Cambria Math" w:eastAsiaTheme="minorEastAsia" w:hAnsi="Times New Roman" w:cs="Times New Roman"/>
                </w:rPr>
                <m:t>1</m:t>
              </m:r>
            </m:num>
            <m:den>
              <m:r>
                <w:rPr>
                  <w:rFonts w:ascii="Cambria Math" w:eastAsiaTheme="minorEastAsia" w:hAnsi="Cambria Math" w:cs="Times New Roman"/>
                </w:rPr>
                <m:t>n</m:t>
              </m:r>
              <m:r>
                <w:rPr>
                  <w:rFonts w:ascii="Times New Roman" w:eastAsiaTheme="minorEastAsia" w:hAnsi="Times New Roman" w:cs="Times New Roman"/>
                </w:rPr>
                <m:t>-</m:t>
              </m:r>
              <m:r>
                <w:rPr>
                  <w:rFonts w:ascii="Cambria Math" w:eastAsiaTheme="minorEastAsia" w:hAnsi="Cambria Math" w:cs="Times New Roman"/>
                </w:rPr>
                <m:t>degree</m:t>
              </m:r>
            </m:den>
          </m:f>
          <m:r>
            <w:rPr>
              <w:rFonts w:ascii="Cambria Math" w:eastAsiaTheme="minorEastAsia" w:hAnsi="Times New Roman" w:cs="Times New Roman"/>
            </w:rPr>
            <m:t>,</m:t>
          </m:r>
          <m:f>
            <m:fPr>
              <m:ctrlPr>
                <w:rPr>
                  <w:rFonts w:ascii="Cambria Math" w:eastAsiaTheme="minorEastAsia" w:hAnsi="Times New Roman" w:cs="Times New Roman"/>
                  <w:i/>
                </w:rPr>
              </m:ctrlPr>
            </m:fPr>
            <m:num>
              <m:r>
                <w:rPr>
                  <w:rFonts w:ascii="Cambria Math" w:eastAsiaTheme="minorEastAsia" w:hAnsi="Times New Roman" w:cs="Times New Roman"/>
                </w:rPr>
                <m:t>2</m:t>
              </m:r>
            </m:num>
            <m:den>
              <m:r>
                <w:rPr>
                  <w:rFonts w:ascii="Cambria Math" w:eastAsiaTheme="minorEastAsia" w:hAnsi="Cambria Math" w:cs="Times New Roman"/>
                </w:rPr>
                <m:t>n</m:t>
              </m:r>
              <m:r>
                <w:rPr>
                  <w:rFonts w:ascii="Times New Roman" w:eastAsiaTheme="minorEastAsia" w:hAnsi="Times New Roman" w:cs="Times New Roman"/>
                </w:rPr>
                <m:t>-</m:t>
              </m:r>
              <m:r>
                <w:rPr>
                  <w:rFonts w:ascii="Cambria Math" w:eastAsiaTheme="minorEastAsia" w:hAnsi="Cambria Math" w:cs="Times New Roman"/>
                </w:rPr>
                <m:t>degree</m:t>
              </m:r>
            </m:den>
          </m:f>
          <m:r>
            <w:rPr>
              <w:rFonts w:ascii="Times New Roman" w:eastAsiaTheme="minorEastAsia" w:hAnsi="Times New Roman" w:cs="Times New Roman"/>
            </w:rPr>
            <m:t>…</m:t>
          </m:r>
          <m:r>
            <w:rPr>
              <w:rFonts w:ascii="Cambria Math" w:eastAsiaTheme="minorEastAsia" w:hAnsi="Times New Roman" w:cs="Times New Roman"/>
            </w:rPr>
            <m:t>1,1,1..</m:t>
          </m:r>
          <m:d>
            <m:dPr>
              <m:ctrlPr>
                <w:rPr>
                  <w:rFonts w:ascii="Cambria Math" w:eastAsiaTheme="minorEastAsia" w:hAnsi="Times New Roman" w:cs="Times New Roman"/>
                  <w:i/>
                </w:rPr>
              </m:ctrlPr>
            </m:dPr>
            <m:e>
              <m:r>
                <w:rPr>
                  <w:rFonts w:ascii="Cambria Math" w:eastAsiaTheme="minorEastAsia" w:hAnsi="Cambria Math" w:cs="Times New Roman"/>
                </w:rPr>
                <m:t>p</m:t>
              </m:r>
              <m:r>
                <w:rPr>
                  <w:rFonts w:ascii="Cambria Math" w:eastAsiaTheme="minorEastAsia" w:hAnsi="Times New Roman" w:cs="Times New Roman"/>
                </w:rPr>
                <m:t>+1</m:t>
              </m:r>
            </m:e>
          </m:d>
          <m:r>
            <w:rPr>
              <w:rFonts w:ascii="Cambria Math" w:eastAsiaTheme="minorEastAsia" w:hAnsi="Cambria Math" w:cs="Times New Roman"/>
            </w:rPr>
            <m:t>times</m:t>
          </m:r>
          <m:r>
            <w:rPr>
              <w:rFonts w:ascii="Cambria Math" w:eastAsiaTheme="minorEastAsia" w:hAnsi="Times New Roman" w:cs="Times New Roman"/>
            </w:rPr>
            <m:t>}</m:t>
          </m:r>
        </m:oMath>
      </m:oMathPara>
    </w:p>
    <w:p w:rsidR="008547EB" w:rsidRPr="004E5E50" w:rsidRDefault="00142C86" w:rsidP="000B1D7B">
      <w:pPr>
        <w:ind w:left="1440" w:hanging="1440"/>
        <w:jc w:val="both"/>
        <w:rPr>
          <w:rFonts w:ascii="Times New Roman" w:eastAsiaTheme="minorEastAsia" w:hAnsi="Times New Roman" w:cs="Times New Roman"/>
        </w:rPr>
      </w:pPr>
      <w:r w:rsidRPr="004E5E50">
        <w:rPr>
          <w:rFonts w:ascii="Times New Roman" w:eastAsiaTheme="minorEastAsia" w:hAnsi="Times New Roman" w:cs="Times New Roman"/>
        </w:rPr>
        <w:t xml:space="preserve">                    </w:t>
      </w:r>
      <w:r w:rsidR="000B1D7B">
        <w:rPr>
          <w:rFonts w:ascii="Times New Roman" w:eastAsiaTheme="minorEastAsia" w:hAnsi="Times New Roman" w:cs="Times New Roman"/>
        </w:rPr>
        <w:t xml:space="preserve">      </w:t>
      </w:r>
      <w:r w:rsidRPr="004E5E50">
        <w:rPr>
          <w:rFonts w:ascii="Times New Roman" w:eastAsiaTheme="minorEastAsia" w:hAnsi="Times New Roman" w:cs="Times New Roman"/>
        </w:rPr>
        <w:t xml:space="preserve">The total number of knots must be equal  </w:t>
      </w:r>
      <w:r w:rsidR="008547EB" w:rsidRPr="004E5E50">
        <w:rPr>
          <w:rFonts w:ascii="Times New Roman" w:eastAsiaTheme="minorEastAsia" w:hAnsi="Times New Roman" w:cs="Times New Roman"/>
        </w:rPr>
        <w:t xml:space="preserve"> </w:t>
      </w:r>
      <w:r w:rsidRPr="004E5E50">
        <w:rPr>
          <w:rFonts w:ascii="Times New Roman" w:eastAsiaTheme="minorEastAsia" w:hAnsi="Times New Roman" w:cs="Times New Roman"/>
        </w:rPr>
        <w:t>(</w:t>
      </w:r>
      <w:r w:rsidRPr="004E5E50">
        <w:rPr>
          <w:rFonts w:ascii="Times New Roman" w:eastAsiaTheme="minorEastAsia" w:hAnsi="Times New Roman" w:cs="Times New Roman"/>
          <w:i/>
          <w:iCs/>
        </w:rPr>
        <w:t>n+p+1</w:t>
      </w:r>
      <w:r w:rsidRPr="004E5E50">
        <w:rPr>
          <w:rFonts w:ascii="Times New Roman" w:eastAsiaTheme="minorEastAsia" w:hAnsi="Times New Roman" w:cs="Times New Roman"/>
        </w:rPr>
        <w:t>). Considering this pattern of knot    vectors we can make sure that the curve interpolates through the end points while passing through the convex hull of the rest of the control points.</w:t>
      </w:r>
      <w:r w:rsidR="00B00CCC" w:rsidRPr="004E5E50">
        <w:rPr>
          <w:rFonts w:ascii="Times New Roman" w:eastAsiaTheme="minorEastAsia" w:hAnsi="Times New Roman" w:cs="Times New Roman"/>
        </w:rPr>
        <w:t xml:space="preserve"> Different pattern of knot vectors can be designed and without going into the mathematical jargons of their effects, the figures below gives us an intuitive idea of the different </w:t>
      </w:r>
      <w:r w:rsidR="00315148" w:rsidRPr="004E5E50">
        <w:rPr>
          <w:rFonts w:ascii="Times New Roman" w:eastAsiaTheme="minorEastAsia" w:hAnsi="Times New Roman" w:cs="Times New Roman"/>
        </w:rPr>
        <w:t>knot vector designs</w:t>
      </w:r>
    </w:p>
    <w:p w:rsidR="00315148" w:rsidRPr="004E5E50" w:rsidRDefault="00315148" w:rsidP="00315148">
      <w:pPr>
        <w:ind w:left="1440" w:hanging="1440"/>
        <w:rPr>
          <w:rFonts w:ascii="Times New Roman" w:eastAsiaTheme="minorEastAsia" w:hAnsi="Times New Roman" w:cs="Times New Roman"/>
        </w:rPr>
      </w:pPr>
      <w:r w:rsidRPr="004E5E50">
        <w:rPr>
          <w:rFonts w:ascii="Times New Roman" w:eastAsiaTheme="minorEastAsia" w:hAnsi="Times New Roman" w:cs="Times New Roman"/>
          <w:noProof/>
          <w:lang w:eastAsia="ja-JP" w:bidi="bn-IN"/>
        </w:rPr>
        <w:lastRenderedPageBreak/>
        <w:drawing>
          <wp:inline distT="0" distB="0" distL="0" distR="0">
            <wp:extent cx="5943600" cy="2943225"/>
            <wp:effectExtent l="19050" t="0" r="0" b="0"/>
            <wp:docPr id="31" name="Picture 30" descr="asdgfhhjiokp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gfhhjiokpl.tif"/>
                    <pic:cNvPicPr/>
                  </pic:nvPicPr>
                  <pic:blipFill>
                    <a:blip r:embed="rId15" cstate="print"/>
                    <a:stretch>
                      <a:fillRect/>
                    </a:stretch>
                  </pic:blipFill>
                  <pic:spPr>
                    <a:xfrm>
                      <a:off x="0" y="0"/>
                      <a:ext cx="5943600" cy="2943225"/>
                    </a:xfrm>
                    <a:prstGeom prst="rect">
                      <a:avLst/>
                    </a:prstGeom>
                  </pic:spPr>
                </pic:pic>
              </a:graphicData>
            </a:graphic>
          </wp:inline>
        </w:drawing>
      </w:r>
    </w:p>
    <w:p w:rsidR="00315148" w:rsidRPr="004E5E50" w:rsidRDefault="00315148" w:rsidP="00315148">
      <w:pPr>
        <w:ind w:left="1440" w:hanging="1440"/>
        <w:jc w:val="center"/>
        <w:rPr>
          <w:rFonts w:ascii="Times New Roman" w:eastAsiaTheme="minorEastAsia" w:hAnsi="Times New Roman" w:cs="Times New Roman"/>
          <w:i/>
          <w:iCs/>
        </w:rPr>
      </w:pPr>
      <w:r w:rsidRPr="004E5E50">
        <w:rPr>
          <w:rFonts w:ascii="Times New Roman" w:eastAsiaTheme="minorEastAsia" w:hAnsi="Times New Roman" w:cs="Times New Roman"/>
        </w:rPr>
        <w:t xml:space="preserve">Fig.6.Different basis functions and curve shapes for different knot vectors </w:t>
      </w:r>
      <w:r w:rsidRPr="004E5E50">
        <w:rPr>
          <w:rFonts w:ascii="Times New Roman" w:eastAsiaTheme="minorEastAsia" w:hAnsi="Times New Roman" w:cs="Times New Roman"/>
          <w:i/>
          <w:iCs/>
        </w:rPr>
        <w:t>x.</w:t>
      </w:r>
    </w:p>
    <w:p w:rsidR="00A644F0" w:rsidRPr="004E5E50" w:rsidRDefault="00A644F0" w:rsidP="00315148">
      <w:pPr>
        <w:ind w:left="1440" w:hanging="1440"/>
        <w:rPr>
          <w:rFonts w:ascii="Times New Roman" w:eastAsiaTheme="minorEastAsia" w:hAnsi="Times New Roman" w:cs="Times New Roman"/>
          <w:b/>
          <w:bCs/>
        </w:rPr>
      </w:pPr>
    </w:p>
    <w:p w:rsidR="00315148" w:rsidRPr="004E5E50" w:rsidRDefault="00A644F0" w:rsidP="00233D72">
      <w:pPr>
        <w:pStyle w:val="ListParagraph"/>
        <w:numPr>
          <w:ilvl w:val="0"/>
          <w:numId w:val="3"/>
        </w:numPr>
        <w:tabs>
          <w:tab w:val="left" w:pos="90"/>
        </w:tabs>
        <w:rPr>
          <w:rFonts w:ascii="Times New Roman" w:eastAsiaTheme="minorEastAsia" w:hAnsi="Times New Roman" w:cs="Times New Roman"/>
          <w:b/>
          <w:bCs/>
        </w:rPr>
      </w:pPr>
      <w:r w:rsidRPr="004E5E50">
        <w:rPr>
          <w:rFonts w:ascii="Times New Roman" w:eastAsiaTheme="minorEastAsia" w:hAnsi="Times New Roman" w:cs="Times New Roman"/>
          <w:b/>
          <w:bCs/>
        </w:rPr>
        <w:t>Non-Uniform Rational B-</w:t>
      </w:r>
      <w:proofErr w:type="spellStart"/>
      <w:r w:rsidRPr="004E5E50">
        <w:rPr>
          <w:rFonts w:ascii="Times New Roman" w:eastAsiaTheme="minorEastAsia" w:hAnsi="Times New Roman" w:cs="Times New Roman"/>
          <w:b/>
          <w:bCs/>
        </w:rPr>
        <w:t>Splines</w:t>
      </w:r>
      <w:proofErr w:type="spellEnd"/>
      <w:r w:rsidRPr="004E5E50">
        <w:rPr>
          <w:rFonts w:ascii="Times New Roman" w:eastAsiaTheme="minorEastAsia" w:hAnsi="Times New Roman" w:cs="Times New Roman"/>
          <w:b/>
          <w:bCs/>
        </w:rPr>
        <w:t>:</w:t>
      </w:r>
    </w:p>
    <w:p w:rsidR="00233D72" w:rsidRPr="004E5E50" w:rsidRDefault="00233D72" w:rsidP="000B1D7B">
      <w:pPr>
        <w:pStyle w:val="ListParagraph"/>
        <w:tabs>
          <w:tab w:val="left" w:pos="90"/>
        </w:tabs>
        <w:ind w:left="1440"/>
        <w:jc w:val="both"/>
        <w:rPr>
          <w:rFonts w:ascii="Times New Roman" w:eastAsiaTheme="minorEastAsia" w:hAnsi="Times New Roman" w:cs="Times New Roman"/>
          <w:b/>
          <w:bCs/>
        </w:rPr>
      </w:pPr>
      <w:r w:rsidRPr="004E5E50">
        <w:rPr>
          <w:rFonts w:ascii="Times New Roman" w:eastAsiaTheme="minorEastAsia" w:hAnsi="Times New Roman" w:cs="Times New Roman"/>
        </w:rPr>
        <w:t>A special form of B-</w:t>
      </w:r>
      <w:proofErr w:type="spellStart"/>
      <w:r w:rsidRPr="004E5E50">
        <w:rPr>
          <w:rFonts w:ascii="Times New Roman" w:eastAsiaTheme="minorEastAsia" w:hAnsi="Times New Roman" w:cs="Times New Roman"/>
        </w:rPr>
        <w:t>Splines</w:t>
      </w:r>
      <w:proofErr w:type="spellEnd"/>
      <w:r w:rsidRPr="004E5E50">
        <w:rPr>
          <w:rFonts w:ascii="Times New Roman" w:eastAsiaTheme="minorEastAsia" w:hAnsi="Times New Roman" w:cs="Times New Roman"/>
        </w:rPr>
        <w:t xml:space="preserve"> are NURBS, which are often termed as the ultimate solution to the surface </w:t>
      </w:r>
      <w:proofErr w:type="gramStart"/>
      <w:r w:rsidRPr="004E5E50">
        <w:rPr>
          <w:rFonts w:ascii="Times New Roman" w:eastAsiaTheme="minorEastAsia" w:hAnsi="Times New Roman" w:cs="Times New Roman"/>
        </w:rPr>
        <w:t>problem</w:t>
      </w:r>
      <w:r w:rsidRPr="004E5E50">
        <w:rPr>
          <w:rFonts w:ascii="Times New Roman" w:eastAsiaTheme="minorEastAsia" w:hAnsi="Times New Roman" w:cs="Times New Roman"/>
          <w:i/>
          <w:iCs/>
        </w:rPr>
        <w:t>(</w:t>
      </w:r>
      <w:proofErr w:type="gramEnd"/>
      <w:r w:rsidRPr="004E5E50">
        <w:rPr>
          <w:rFonts w:ascii="Times New Roman" w:eastAsiaTheme="minorEastAsia" w:hAnsi="Times New Roman" w:cs="Times New Roman"/>
          <w:i/>
          <w:iCs/>
        </w:rPr>
        <w:t>16).</w:t>
      </w:r>
      <w:r w:rsidRPr="004E5E50">
        <w:rPr>
          <w:rFonts w:ascii="Times New Roman" w:eastAsiaTheme="minorEastAsia" w:hAnsi="Times New Roman" w:cs="Times New Roman"/>
        </w:rPr>
        <w:t xml:space="preserve"> The flexibility of NURBS surface lies in the fact that the basis function is expressed as the weighted average of a rational polynomial function. The control of the weight functions allows fine control of the curves. Moreover the rational function polynomial gives more flexibility over the </w:t>
      </w:r>
      <w:proofErr w:type="spellStart"/>
      <w:r w:rsidRPr="004E5E50">
        <w:rPr>
          <w:rFonts w:ascii="Times New Roman" w:eastAsiaTheme="minorEastAsia" w:hAnsi="Times New Roman" w:cs="Times New Roman"/>
        </w:rPr>
        <w:t>curves.The</w:t>
      </w:r>
      <w:proofErr w:type="spellEnd"/>
      <w:r w:rsidRPr="004E5E50">
        <w:rPr>
          <w:rFonts w:ascii="Times New Roman" w:eastAsiaTheme="minorEastAsia" w:hAnsi="Times New Roman" w:cs="Times New Roman"/>
        </w:rPr>
        <w:t xml:space="preserve"> general structure of the NURBS curve is of the form</w:t>
      </w:r>
      <w:proofErr w:type="gramStart"/>
      <w:r w:rsidRPr="004E5E50">
        <w:rPr>
          <w:rFonts w:ascii="Times New Roman" w:eastAsiaTheme="minorEastAsia" w:hAnsi="Times New Roman" w:cs="Times New Roman"/>
        </w:rPr>
        <w:t>,</w:t>
      </w:r>
      <w:r w:rsidR="00131824" w:rsidRPr="004E5E50">
        <w:rPr>
          <w:rFonts w:ascii="Times New Roman" w:eastAsiaTheme="minorEastAsia" w:hAnsi="Times New Roman" w:cs="Times New Roman"/>
        </w:rPr>
        <w:t xml:space="preserve"> </w:t>
      </w:r>
      <m:oMath>
        <w:proofErr w:type="gramEnd"/>
        <m:r>
          <w:rPr>
            <w:rFonts w:ascii="Cambria Math" w:eastAsiaTheme="minorEastAsia" w:hAnsi="Cambria Math" w:cs="Times New Roman"/>
          </w:rPr>
          <m:t>C</m:t>
        </m:r>
        <m:d>
          <m:dPr>
            <m:ctrlPr>
              <w:rPr>
                <w:rFonts w:ascii="Cambria Math" w:eastAsiaTheme="minorEastAsia" w:hAnsi="Times New Roman" w:cs="Times New Roman"/>
                <w:i/>
              </w:rPr>
            </m:ctrlPr>
          </m:dPr>
          <m:e>
            <m:r>
              <w:rPr>
                <w:rFonts w:ascii="Cambria Math" w:eastAsiaTheme="minorEastAsia" w:hAnsi="Cambria Math" w:cs="Times New Roman"/>
              </w:rPr>
              <m:t>u</m:t>
            </m:r>
          </m:e>
        </m:d>
        <m:r>
          <w:rPr>
            <w:rFonts w:ascii="Cambria Math" w:eastAsiaTheme="minorEastAsia" w:hAnsi="Times New Roman" w:cs="Times New Roman"/>
          </w:rPr>
          <m:t>=(</m:t>
        </m:r>
        <m:nary>
          <m:naryPr>
            <m:chr m:val="∑"/>
            <m:limLoc m:val="undOvr"/>
            <m:subHide m:val="on"/>
            <m:supHide m:val="on"/>
            <m:ctrlPr>
              <w:rPr>
                <w:rFonts w:ascii="Cambria Math" w:eastAsiaTheme="minorEastAsia" w:hAnsi="Times New Roman" w:cs="Times New Roman"/>
                <w:i/>
              </w:rPr>
            </m:ctrlPr>
          </m:naryPr>
          <m:sub/>
          <m:sup/>
          <m:e>
            <m:sSub>
              <m:sSubPr>
                <m:ctrlPr>
                  <w:rPr>
                    <w:rFonts w:ascii="Cambria Math" w:hAnsi="Times New Roman" w:cs="Times New Roman"/>
                    <w:i/>
                  </w:rPr>
                </m:ctrlPr>
              </m:sSubPr>
              <m:e>
                <m:sSub>
                  <m:sSubPr>
                    <m:ctrlPr>
                      <w:rPr>
                        <w:rFonts w:ascii="Cambria Math" w:hAnsi="Times New Roman" w:cs="Times New Roman"/>
                        <w:i/>
                      </w:rPr>
                    </m:ctrlPr>
                  </m:sSubPr>
                  <m:e>
                    <m:r>
                      <w:rPr>
                        <w:rFonts w:ascii="Cambria Math" w:hAnsi="Cambria Math" w:cs="Times New Roman"/>
                      </w:rPr>
                      <m:t>P</m:t>
                    </m:r>
                  </m:e>
                  <m:sub>
                    <m:r>
                      <w:rPr>
                        <w:rFonts w:ascii="Cambria Math" w:hAnsi="Cambria Math" w:cs="Times New Roman"/>
                      </w:rPr>
                      <m:t>i</m:t>
                    </m:r>
                  </m:sub>
                </m:sSub>
                <m:sSub>
                  <m:sSubPr>
                    <m:ctrlPr>
                      <w:rPr>
                        <w:rFonts w:ascii="Cambria Math" w:hAnsi="Times New Roman"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N</m:t>
                </m:r>
              </m:e>
              <m:sub>
                <m:r>
                  <w:rPr>
                    <w:rFonts w:ascii="Cambria Math" w:hAnsi="Cambria Math" w:cs="Times New Roman"/>
                  </w:rPr>
                  <m:t>i</m:t>
                </m:r>
                <m:r>
                  <w:rPr>
                    <w:rFonts w:ascii="Cambria Math" w:hAnsi="Times New Roman" w:cs="Times New Roman"/>
                  </w:rPr>
                  <m:t>,</m:t>
                </m:r>
                <m:r>
                  <w:rPr>
                    <w:rFonts w:ascii="Cambria Math" w:hAnsi="Cambria Math" w:cs="Times New Roman"/>
                  </w:rPr>
                  <m:t>p</m:t>
                </m:r>
              </m:sub>
            </m:sSub>
            <m:d>
              <m:dPr>
                <m:ctrlPr>
                  <w:rPr>
                    <w:rFonts w:ascii="Cambria Math" w:hAnsi="Times New Roman" w:cs="Times New Roman"/>
                    <w:i/>
                  </w:rPr>
                </m:ctrlPr>
              </m:dPr>
              <m:e>
                <m:r>
                  <w:rPr>
                    <w:rFonts w:ascii="Cambria Math" w:hAnsi="Cambria Math" w:cs="Times New Roman"/>
                  </w:rPr>
                  <m:t>u</m:t>
                </m:r>
              </m:e>
            </m:d>
            <m:r>
              <w:rPr>
                <w:rFonts w:ascii="Cambria Math" w:hAnsi="Times New Roman" w:cs="Times New Roman"/>
              </w:rPr>
              <m:t>)</m:t>
            </m:r>
            <m:nary>
              <m:naryPr>
                <m:chr m:val="∑"/>
                <m:limLoc m:val="undOvr"/>
                <m:subHide m:val="on"/>
                <m:supHide m:val="on"/>
                <m:ctrlPr>
                  <w:rPr>
                    <w:rFonts w:ascii="Cambria Math" w:hAnsi="Times New Roman" w:cs="Times New Roman"/>
                    <w:i/>
                  </w:rPr>
                </m:ctrlPr>
              </m:naryPr>
              <m:sub/>
              <m:sup/>
              <m:e>
                <m:sSub>
                  <m:sSubPr>
                    <m:ctrlPr>
                      <w:rPr>
                        <w:rFonts w:ascii="Cambria Math" w:hAnsi="Times New Roman" w:cs="Times New Roman"/>
                        <w:i/>
                      </w:rPr>
                    </m:ctrlPr>
                  </m:sSubPr>
                  <m:e>
                    <m:sSub>
                      <m:sSubPr>
                        <m:ctrlPr>
                          <w:rPr>
                            <w:rFonts w:ascii="Cambria Math" w:hAnsi="Times New Roman"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N</m:t>
                    </m:r>
                  </m:e>
                  <m:sub>
                    <m:r>
                      <w:rPr>
                        <w:rFonts w:ascii="Cambria Math" w:hAnsi="Cambria Math" w:cs="Times New Roman"/>
                      </w:rPr>
                      <m:t>i</m:t>
                    </m:r>
                    <m:r>
                      <w:rPr>
                        <w:rFonts w:ascii="Cambria Math" w:hAnsi="Times New Roman" w:cs="Times New Roman"/>
                      </w:rPr>
                      <m:t>,</m:t>
                    </m:r>
                    <m:r>
                      <w:rPr>
                        <w:rFonts w:ascii="Cambria Math" w:hAnsi="Cambria Math" w:cs="Times New Roman"/>
                      </w:rPr>
                      <m:t>p</m:t>
                    </m:r>
                  </m:sub>
                </m:sSub>
                <m:d>
                  <m:dPr>
                    <m:ctrlPr>
                      <w:rPr>
                        <w:rFonts w:ascii="Cambria Math" w:hAnsi="Times New Roman" w:cs="Times New Roman"/>
                        <w:i/>
                      </w:rPr>
                    </m:ctrlPr>
                  </m:dPr>
                  <m:e>
                    <m:r>
                      <w:rPr>
                        <w:rFonts w:ascii="Cambria Math" w:hAnsi="Cambria Math" w:cs="Times New Roman"/>
                      </w:rPr>
                      <m:t>u</m:t>
                    </m:r>
                  </m:e>
                </m:d>
              </m:e>
            </m:nary>
          </m:e>
        </m:nary>
      </m:oMath>
      <w:r w:rsidRPr="004E5E50">
        <w:rPr>
          <w:rFonts w:ascii="Times New Roman" w:eastAsiaTheme="minorEastAsia" w:hAnsi="Times New Roman" w:cs="Times New Roman"/>
        </w:rPr>
        <w:t>.</w:t>
      </w:r>
      <m:oMath>
        <m:sSub>
          <m:sSubPr>
            <m:ctrlPr>
              <w:rPr>
                <w:rFonts w:ascii="Cambria Math" w:eastAsiaTheme="minorEastAsia" w:hAnsi="Times New Roman"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oMath>
      <w:r w:rsidRPr="004E5E50">
        <w:rPr>
          <w:rFonts w:ascii="Times New Roman" w:eastAsiaTheme="minorEastAsia" w:hAnsi="Times New Roman" w:cs="Times New Roman"/>
        </w:rPr>
        <w:t xml:space="preserve"> </w:t>
      </w:r>
      <w:proofErr w:type="gramStart"/>
      <w:r w:rsidRPr="004E5E50">
        <w:rPr>
          <w:rFonts w:ascii="Times New Roman" w:eastAsiaTheme="minorEastAsia" w:hAnsi="Times New Roman" w:cs="Times New Roman"/>
        </w:rPr>
        <w:t>is</w:t>
      </w:r>
      <w:proofErr w:type="gramEnd"/>
      <w:r w:rsidRPr="004E5E50">
        <w:rPr>
          <w:rFonts w:ascii="Times New Roman" w:eastAsiaTheme="minorEastAsia" w:hAnsi="Times New Roman" w:cs="Times New Roman"/>
        </w:rPr>
        <w:t xml:space="preserve"> the weight vector while the other conventions remain similar to that of the B-Splines. By controlling the weights we can maneuver the curve within the convex hull of the control points. Fig.7 shows the effect of the curve through the manipulation of the weight vector.</w:t>
      </w:r>
    </w:p>
    <w:p w:rsidR="00A6145C" w:rsidRPr="004E5E50" w:rsidRDefault="00233D72" w:rsidP="00233D72">
      <w:pPr>
        <w:tabs>
          <w:tab w:val="left" w:pos="90"/>
        </w:tabs>
        <w:ind w:left="90" w:hanging="1440"/>
        <w:jc w:val="center"/>
        <w:rPr>
          <w:rFonts w:ascii="Times New Roman" w:eastAsiaTheme="minorEastAsia" w:hAnsi="Times New Roman" w:cs="Times New Roman"/>
        </w:rPr>
      </w:pPr>
      <w:r w:rsidRPr="004E5E50">
        <w:rPr>
          <w:rFonts w:ascii="Times New Roman" w:eastAsiaTheme="minorEastAsia" w:hAnsi="Times New Roman" w:cs="Times New Roman"/>
          <w:noProof/>
          <w:lang w:eastAsia="ja-JP" w:bidi="bn-IN"/>
        </w:rPr>
        <w:drawing>
          <wp:inline distT="0" distB="0" distL="0" distR="0">
            <wp:extent cx="2935165" cy="1559870"/>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2934748" cy="1559649"/>
                    </a:xfrm>
                    <a:prstGeom prst="rect">
                      <a:avLst/>
                    </a:prstGeom>
                    <a:noFill/>
                    <a:ln w="9525">
                      <a:noFill/>
                      <a:miter lim="800000"/>
                      <a:headEnd/>
                      <a:tailEnd/>
                    </a:ln>
                  </pic:spPr>
                </pic:pic>
              </a:graphicData>
            </a:graphic>
          </wp:inline>
        </w:drawing>
      </w:r>
    </w:p>
    <w:p w:rsidR="00880B12" w:rsidRPr="004E5E50" w:rsidRDefault="00233D72" w:rsidP="00233D72">
      <w:pPr>
        <w:tabs>
          <w:tab w:val="left" w:pos="90"/>
        </w:tabs>
        <w:ind w:left="90" w:hanging="1440"/>
        <w:jc w:val="center"/>
        <w:rPr>
          <w:rFonts w:ascii="Times New Roman" w:eastAsiaTheme="minorEastAsia" w:hAnsi="Times New Roman" w:cs="Times New Roman"/>
        </w:rPr>
      </w:pPr>
      <w:r w:rsidRPr="004E5E50">
        <w:rPr>
          <w:rFonts w:ascii="Times New Roman" w:eastAsiaTheme="minorEastAsia" w:hAnsi="Times New Roman" w:cs="Times New Roman"/>
        </w:rPr>
        <w:t xml:space="preserve">                                    </w:t>
      </w:r>
      <w:r w:rsidR="00880B12" w:rsidRPr="004E5E50">
        <w:rPr>
          <w:rFonts w:ascii="Times New Roman" w:eastAsiaTheme="minorEastAsia" w:hAnsi="Times New Roman" w:cs="Times New Roman"/>
        </w:rPr>
        <w:t>Fig.7.Curve shows a stronger convex hull property with increase in weight.</w:t>
      </w:r>
    </w:p>
    <w:p w:rsidR="00880B12" w:rsidRPr="004E5E50" w:rsidRDefault="00880B12" w:rsidP="00880B12">
      <w:pPr>
        <w:tabs>
          <w:tab w:val="left" w:pos="90"/>
          <w:tab w:val="left" w:pos="630"/>
        </w:tabs>
        <w:ind w:left="90" w:hanging="1440"/>
        <w:jc w:val="right"/>
        <w:rPr>
          <w:rFonts w:ascii="Times New Roman" w:eastAsiaTheme="minorEastAsia" w:hAnsi="Times New Roman" w:cs="Times New Roman"/>
        </w:rPr>
      </w:pPr>
    </w:p>
    <w:p w:rsidR="00233D72" w:rsidRPr="004E5E50" w:rsidRDefault="00233D72" w:rsidP="000B1D7B">
      <w:pPr>
        <w:tabs>
          <w:tab w:val="left" w:pos="1800"/>
        </w:tabs>
        <w:ind w:left="1530"/>
        <w:jc w:val="both"/>
        <w:rPr>
          <w:rFonts w:ascii="Times New Roman" w:eastAsiaTheme="minorEastAsia" w:hAnsi="Times New Roman" w:cs="Times New Roman"/>
        </w:rPr>
      </w:pPr>
      <w:r w:rsidRPr="004E5E50">
        <w:rPr>
          <w:rFonts w:ascii="Times New Roman" w:eastAsiaTheme="minorEastAsia" w:hAnsi="Times New Roman" w:cs="Times New Roman"/>
        </w:rPr>
        <w:lastRenderedPageBreak/>
        <w:t>Thus we can see</w:t>
      </w:r>
      <w:r w:rsidRPr="004E5E50">
        <w:rPr>
          <w:rFonts w:ascii="Times New Roman" w:eastAsiaTheme="minorEastAsia" w:hAnsi="Times New Roman" w:cs="Times New Roman"/>
          <w:i/>
          <w:iCs/>
        </w:rPr>
        <w:t xml:space="preserve"> </w:t>
      </w:r>
      <w:r w:rsidRPr="004E5E50">
        <w:rPr>
          <w:rFonts w:ascii="Times New Roman" w:eastAsiaTheme="minorEastAsia" w:hAnsi="Times New Roman" w:cs="Times New Roman"/>
        </w:rPr>
        <w:t>that by smartly choosing the weights and knot vector any cu</w:t>
      </w:r>
      <w:r w:rsidR="00B50219" w:rsidRPr="004E5E50">
        <w:rPr>
          <w:rFonts w:ascii="Times New Roman" w:eastAsiaTheme="minorEastAsia" w:hAnsi="Times New Roman" w:cs="Times New Roman"/>
        </w:rPr>
        <w:t>rve can be designed using NURBS. Figure 8 shows the efficiency of NURBS to represent a circle compared to B-</w:t>
      </w:r>
      <w:proofErr w:type="spellStart"/>
      <w:r w:rsidR="00B50219" w:rsidRPr="004E5E50">
        <w:rPr>
          <w:rFonts w:ascii="Times New Roman" w:eastAsiaTheme="minorEastAsia" w:hAnsi="Times New Roman" w:cs="Times New Roman"/>
        </w:rPr>
        <w:t>Splines</w:t>
      </w:r>
      <w:proofErr w:type="spellEnd"/>
      <w:r w:rsidR="00B50219" w:rsidRPr="004E5E50">
        <w:rPr>
          <w:rFonts w:ascii="Times New Roman" w:eastAsiaTheme="minorEastAsia" w:hAnsi="Times New Roman" w:cs="Times New Roman"/>
        </w:rPr>
        <w:t>.</w:t>
      </w:r>
    </w:p>
    <w:p w:rsidR="00B50219" w:rsidRPr="004E5E50" w:rsidRDefault="00B50219" w:rsidP="00B50219">
      <w:pPr>
        <w:tabs>
          <w:tab w:val="left" w:pos="1800"/>
        </w:tabs>
        <w:ind w:left="360"/>
        <w:rPr>
          <w:rFonts w:ascii="Times New Roman" w:eastAsiaTheme="minorEastAsia" w:hAnsi="Times New Roman" w:cs="Times New Roman"/>
        </w:rPr>
      </w:pPr>
      <w:r w:rsidRPr="004E5E50">
        <w:rPr>
          <w:rFonts w:ascii="Times New Roman" w:eastAsiaTheme="minorEastAsia" w:hAnsi="Times New Roman" w:cs="Times New Roman"/>
        </w:rPr>
        <w:drawing>
          <wp:inline distT="0" distB="0" distL="0" distR="0">
            <wp:extent cx="5943600" cy="1777264"/>
            <wp:effectExtent l="1905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5943600" cy="1777264"/>
                    </a:xfrm>
                    <a:prstGeom prst="rect">
                      <a:avLst/>
                    </a:prstGeom>
                    <a:noFill/>
                    <a:ln w="9525">
                      <a:noFill/>
                      <a:miter lim="800000"/>
                      <a:headEnd/>
                      <a:tailEnd/>
                    </a:ln>
                  </pic:spPr>
                </pic:pic>
              </a:graphicData>
            </a:graphic>
          </wp:inline>
        </w:drawing>
      </w:r>
    </w:p>
    <w:p w:rsidR="00233D72" w:rsidRPr="004E5E50" w:rsidRDefault="00B50219" w:rsidP="00B50219">
      <w:pPr>
        <w:tabs>
          <w:tab w:val="left" w:pos="90"/>
        </w:tabs>
        <w:jc w:val="center"/>
        <w:rPr>
          <w:rFonts w:ascii="Times New Roman" w:eastAsiaTheme="minorEastAsia" w:hAnsi="Times New Roman" w:cs="Times New Roman"/>
        </w:rPr>
      </w:pPr>
      <w:r w:rsidRPr="004E5E50">
        <w:rPr>
          <w:rFonts w:ascii="Times New Roman" w:eastAsiaTheme="minorEastAsia" w:hAnsi="Times New Roman" w:cs="Times New Roman"/>
        </w:rPr>
        <w:t xml:space="preserve">Fig.8.NURBS </w:t>
      </w:r>
      <w:proofErr w:type="spellStart"/>
      <w:r w:rsidRPr="004E5E50">
        <w:rPr>
          <w:rFonts w:ascii="Times New Roman" w:eastAsiaTheme="minorEastAsia" w:hAnsi="Times New Roman" w:cs="Times New Roman"/>
        </w:rPr>
        <w:t>representation</w:t>
      </w:r>
      <w:proofErr w:type="gramStart"/>
      <w:r w:rsidRPr="004E5E50">
        <w:rPr>
          <w:rFonts w:ascii="Times New Roman" w:eastAsiaTheme="minorEastAsia" w:hAnsi="Times New Roman" w:cs="Times New Roman"/>
        </w:rPr>
        <w:t>,</w:t>
      </w:r>
      <w:r w:rsidRPr="004E5E50">
        <w:rPr>
          <w:rFonts w:ascii="Times New Roman" w:eastAsiaTheme="minorEastAsia" w:hAnsi="Times New Roman" w:cs="Times New Roman"/>
          <w:i/>
          <w:iCs/>
        </w:rPr>
        <w:t>Paul</w:t>
      </w:r>
      <w:proofErr w:type="spellEnd"/>
      <w:proofErr w:type="gramEnd"/>
      <w:r w:rsidRPr="004E5E50">
        <w:rPr>
          <w:rFonts w:ascii="Times New Roman" w:eastAsiaTheme="minorEastAsia" w:hAnsi="Times New Roman" w:cs="Times New Roman"/>
          <w:i/>
          <w:iCs/>
        </w:rPr>
        <w:t xml:space="preserve"> </w:t>
      </w:r>
      <w:proofErr w:type="spellStart"/>
      <w:r w:rsidRPr="004E5E50">
        <w:rPr>
          <w:rFonts w:ascii="Times New Roman" w:eastAsiaTheme="minorEastAsia" w:hAnsi="Times New Roman" w:cs="Times New Roman"/>
          <w:i/>
          <w:iCs/>
        </w:rPr>
        <w:t>Mach,NURBS</w:t>
      </w:r>
      <w:proofErr w:type="spellEnd"/>
      <w:r w:rsidRPr="004E5E50">
        <w:rPr>
          <w:rFonts w:ascii="Times New Roman" w:eastAsiaTheme="minorEastAsia" w:hAnsi="Times New Roman" w:cs="Times New Roman"/>
          <w:i/>
          <w:iCs/>
        </w:rPr>
        <w:t xml:space="preserve"> for Nerds(16)</w:t>
      </w:r>
    </w:p>
    <w:p w:rsidR="00233D72" w:rsidRPr="004E5E50" w:rsidRDefault="00233D72" w:rsidP="00880B12">
      <w:pPr>
        <w:tabs>
          <w:tab w:val="left" w:pos="90"/>
        </w:tabs>
        <w:jc w:val="center"/>
        <w:rPr>
          <w:rFonts w:ascii="Times New Roman" w:eastAsiaTheme="minorEastAsia" w:hAnsi="Times New Roman" w:cs="Times New Roman"/>
        </w:rPr>
      </w:pPr>
    </w:p>
    <w:p w:rsidR="00B50219" w:rsidRPr="004E5E50" w:rsidRDefault="00B50219" w:rsidP="008906EC">
      <w:pPr>
        <w:pStyle w:val="ListParagraph"/>
        <w:numPr>
          <w:ilvl w:val="0"/>
          <w:numId w:val="3"/>
        </w:numPr>
        <w:tabs>
          <w:tab w:val="left" w:pos="90"/>
        </w:tabs>
        <w:rPr>
          <w:rFonts w:ascii="Times New Roman" w:eastAsiaTheme="minorEastAsia" w:hAnsi="Times New Roman" w:cs="Times New Roman"/>
          <w:b/>
          <w:bCs/>
        </w:rPr>
      </w:pPr>
      <w:r w:rsidRPr="004E5E50">
        <w:rPr>
          <w:rFonts w:ascii="Times New Roman" w:eastAsiaTheme="minorEastAsia" w:hAnsi="Times New Roman" w:cs="Times New Roman"/>
          <w:b/>
          <w:bCs/>
        </w:rPr>
        <w:t>NURBS Surfaces:</w:t>
      </w:r>
    </w:p>
    <w:p w:rsidR="008906EC" w:rsidRPr="004E5E50" w:rsidRDefault="00B50219" w:rsidP="000B1D7B">
      <w:pPr>
        <w:tabs>
          <w:tab w:val="left" w:pos="90"/>
        </w:tabs>
        <w:ind w:left="1530" w:hanging="990"/>
        <w:jc w:val="both"/>
        <w:rPr>
          <w:rFonts w:ascii="Times New Roman" w:eastAsiaTheme="minorEastAsia" w:hAnsi="Times New Roman" w:cs="Times New Roman"/>
        </w:rPr>
      </w:pPr>
      <w:r w:rsidRPr="004E5E50">
        <w:rPr>
          <w:rFonts w:ascii="Times New Roman" w:eastAsiaTheme="minorEastAsia" w:hAnsi="Times New Roman" w:cs="Times New Roman"/>
          <w:b/>
          <w:bCs/>
        </w:rPr>
        <w:t xml:space="preserve">                   </w:t>
      </w:r>
      <w:r w:rsidRPr="004E5E50">
        <w:rPr>
          <w:rFonts w:ascii="Times New Roman" w:eastAsiaTheme="minorEastAsia" w:hAnsi="Times New Roman" w:cs="Times New Roman"/>
        </w:rPr>
        <w:t xml:space="preserve">From the above discussion it is clear that </w:t>
      </w:r>
      <w:proofErr w:type="gramStart"/>
      <w:r w:rsidRPr="004E5E50">
        <w:rPr>
          <w:rFonts w:ascii="Times New Roman" w:eastAsiaTheme="minorEastAsia" w:hAnsi="Times New Roman" w:cs="Times New Roman"/>
        </w:rPr>
        <w:t>NURBS surfaces is</w:t>
      </w:r>
      <w:proofErr w:type="gramEnd"/>
      <w:r w:rsidRPr="004E5E50">
        <w:rPr>
          <w:rFonts w:ascii="Times New Roman" w:eastAsiaTheme="minorEastAsia" w:hAnsi="Times New Roman" w:cs="Times New Roman"/>
        </w:rPr>
        <w:t xml:space="preserve"> simply an extension of the NURBS curves with two different parameters along two different directions. A tensor product of the basis matrices would provide a NURBS representation of the bi- parametric surface. In this study this form of the surface is used extensively to develop all the computational algorithms. For similar parameters as described above ,</w:t>
      </w:r>
      <m:oMath>
        <m:r>
          <w:rPr>
            <w:rFonts w:ascii="Cambria Math" w:eastAsiaTheme="minorEastAsia" w:hAnsi="Cambria Math" w:cs="Times New Roman"/>
          </w:rPr>
          <m:t>u</m:t>
        </m:r>
        <m:r>
          <w:rPr>
            <w:rFonts w:ascii="Cambria Math" w:eastAsiaTheme="minorEastAsia" w:hAnsi="Times New Roman" w:cs="Times New Roman"/>
          </w:rPr>
          <m:t>,</m:t>
        </m:r>
        <m:r>
          <w:rPr>
            <w:rFonts w:ascii="Cambria Math" w:eastAsiaTheme="minorEastAsia" w:hAnsi="Cambria Math" w:cs="Times New Roman"/>
          </w:rPr>
          <m:t>v</m:t>
        </m:r>
      </m:oMath>
      <w:r w:rsidRPr="004E5E50">
        <w:rPr>
          <w:rFonts w:ascii="Times New Roman" w:eastAsiaTheme="minorEastAsia" w:hAnsi="Times New Roman" w:cs="Times New Roman"/>
        </w:rPr>
        <w:t>,</w:t>
      </w:r>
      <w:r w:rsidR="00E11900" w:rsidRPr="004E5E50">
        <w:rPr>
          <w:rFonts w:ascii="Times New Roman" w:eastAsiaTheme="minorEastAsia" w:hAnsi="Times New Roman" w:cs="Times New Roman"/>
        </w:rPr>
        <w:t xml:space="preserve">and degrees </w:t>
      </w:r>
      <m:oMath>
        <m:r>
          <w:rPr>
            <w:rFonts w:ascii="Cambria Math" w:eastAsiaTheme="minorEastAsia" w:hAnsi="Cambria Math" w:cs="Times New Roman"/>
          </w:rPr>
          <m:t>p</m:t>
        </m:r>
        <m:r>
          <w:rPr>
            <w:rFonts w:ascii="Cambria Math" w:eastAsiaTheme="minorEastAsia" w:hAnsi="Times New Roman" w:cs="Times New Roman"/>
          </w:rPr>
          <m:t>,</m:t>
        </m:r>
        <m:r>
          <w:rPr>
            <w:rFonts w:ascii="Cambria Math" w:eastAsiaTheme="minorEastAsia" w:hAnsi="Cambria Math" w:cs="Times New Roman"/>
          </w:rPr>
          <m:t>q</m:t>
        </m:r>
      </m:oMath>
      <w:r w:rsidR="00E11900" w:rsidRPr="004E5E50">
        <w:rPr>
          <w:rFonts w:ascii="Times New Roman" w:eastAsiaTheme="minorEastAsia" w:hAnsi="Times New Roman" w:cs="Times New Roman"/>
        </w:rPr>
        <w:t xml:space="preserve"> along their directions respectively,</w:t>
      </w:r>
      <w:r w:rsidRPr="004E5E50">
        <w:rPr>
          <w:rFonts w:ascii="Times New Roman" w:eastAsiaTheme="minorEastAsia" w:hAnsi="Times New Roman" w:cs="Times New Roman"/>
        </w:rPr>
        <w:t xml:space="preserve"> the NURBS surface would be of the form </w:t>
      </w:r>
      <m:oMath>
        <m:r>
          <w:rPr>
            <w:rFonts w:ascii="Cambria Math" w:eastAsiaTheme="minorEastAsia" w:hAnsi="Cambria Math" w:cs="Times New Roman"/>
          </w:rPr>
          <m:t>S</m:t>
        </m:r>
        <m:d>
          <m:dPr>
            <m:ctrlPr>
              <w:rPr>
                <w:rFonts w:ascii="Cambria Math" w:eastAsiaTheme="minorEastAsia" w:hAnsi="Times New Roman" w:cs="Times New Roman"/>
                <w:i/>
              </w:rPr>
            </m:ctrlPr>
          </m:dPr>
          <m:e>
            <m:r>
              <w:rPr>
                <w:rFonts w:ascii="Cambria Math" w:eastAsiaTheme="minorEastAsia" w:hAnsi="Cambria Math" w:cs="Times New Roman"/>
              </w:rPr>
              <m:t>u</m:t>
            </m:r>
            <m:r>
              <w:rPr>
                <w:rFonts w:ascii="Cambria Math" w:eastAsiaTheme="minorEastAsia" w:hAnsi="Times New Roman" w:cs="Times New Roman"/>
              </w:rPr>
              <m:t>,</m:t>
            </m:r>
            <m:r>
              <w:rPr>
                <w:rFonts w:ascii="Cambria Math" w:eastAsiaTheme="minorEastAsia" w:hAnsi="Cambria Math" w:cs="Times New Roman"/>
              </w:rPr>
              <m:t>v</m:t>
            </m:r>
          </m:e>
        </m:d>
        <m:r>
          <w:rPr>
            <w:rFonts w:ascii="Cambria Math" w:eastAsiaTheme="minorEastAsia" w:hAnsi="Times New Roman" w:cs="Times New Roman"/>
          </w:rPr>
          <m:t>=</m:t>
        </m:r>
        <m:r>
          <w:rPr>
            <w:rFonts w:ascii="Cambria Math" w:eastAsiaTheme="minorEastAsia" w:hAnsi="Times New Roman" w:cs="Times New Roman"/>
          </w:rPr>
          <m:t>(</m:t>
        </m:r>
        <m:nary>
          <m:naryPr>
            <m:chr m:val="∑"/>
            <m:limLoc m:val="undOvr"/>
            <m:subHide m:val="on"/>
            <m:supHide m:val="on"/>
            <m:ctrlPr>
              <w:rPr>
                <w:rFonts w:ascii="Cambria Math" w:eastAsiaTheme="minorEastAsia" w:hAnsi="Times New Roman" w:cs="Times New Roman"/>
                <w:i/>
              </w:rPr>
            </m:ctrlPr>
          </m:naryPr>
          <m:sub/>
          <m:sup/>
          <m:e>
            <m:nary>
              <m:naryPr>
                <m:chr m:val="∑"/>
                <m:limLoc m:val="undOvr"/>
                <m:subHide m:val="on"/>
                <m:supHide m:val="on"/>
                <m:ctrlPr>
                  <w:rPr>
                    <w:rFonts w:ascii="Cambria Math" w:hAnsi="Times New Roman" w:cs="Times New Roman"/>
                    <w:i/>
                  </w:rPr>
                </m:ctrlPr>
              </m:naryPr>
              <m:sub/>
              <m:sup/>
              <m:e>
                <m:sSub>
                  <m:sSubPr>
                    <m:ctrlPr>
                      <w:rPr>
                        <w:rFonts w:ascii="Cambria Math" w:hAnsi="Times New Roman" w:cs="Times New Roman"/>
                        <w:i/>
                      </w:rPr>
                    </m:ctrlPr>
                  </m:sSubPr>
                  <m:e>
                    <m:sSub>
                      <m:sSubPr>
                        <m:ctrlPr>
                          <w:rPr>
                            <w:rFonts w:ascii="Cambria Math" w:hAnsi="Times New Roman" w:cs="Times New Roman"/>
                            <w:i/>
                          </w:rPr>
                        </m:ctrlPr>
                      </m:sSubPr>
                      <m:e>
                        <m:r>
                          <w:rPr>
                            <w:rFonts w:ascii="Cambria Math" w:hAnsi="Cambria Math" w:cs="Times New Roman"/>
                          </w:rPr>
                          <m:t>P</m:t>
                        </m:r>
                      </m:e>
                      <m:sub>
                        <m:r>
                          <w:rPr>
                            <w:rFonts w:ascii="Cambria Math" w:hAnsi="Cambria Math" w:cs="Times New Roman"/>
                          </w:rPr>
                          <m:t>i</m:t>
                        </m:r>
                        <m:r>
                          <w:rPr>
                            <w:rFonts w:ascii="Cambria Math" w:hAnsi="Times New Roman" w:cs="Times New Roman"/>
                          </w:rPr>
                          <m:t>,</m:t>
                        </m:r>
                        <m:r>
                          <w:rPr>
                            <w:rFonts w:ascii="Cambria Math" w:hAnsi="Cambria Math" w:cs="Times New Roman"/>
                          </w:rPr>
                          <m:t>j</m:t>
                        </m:r>
                      </m:sub>
                    </m:sSub>
                    <m:sSub>
                      <m:sSubPr>
                        <m:ctrlPr>
                          <w:rPr>
                            <w:rFonts w:ascii="Cambria Math" w:hAnsi="Times New Roman" w:cs="Times New Roman"/>
                            <w:i/>
                          </w:rPr>
                        </m:ctrlPr>
                      </m:sSubPr>
                      <m:e>
                        <m:r>
                          <w:rPr>
                            <w:rFonts w:ascii="Cambria Math" w:hAnsi="Cambria Math" w:cs="Times New Roman"/>
                          </w:rPr>
                          <m:t>w</m:t>
                        </m:r>
                      </m:e>
                      <m:sub>
                        <m:r>
                          <w:rPr>
                            <w:rFonts w:ascii="Cambria Math" w:hAnsi="Cambria Math" w:cs="Times New Roman"/>
                          </w:rPr>
                          <m:t>i</m:t>
                        </m:r>
                        <m:r>
                          <w:rPr>
                            <w:rFonts w:ascii="Cambria Math" w:hAnsi="Times New Roman" w:cs="Times New Roman"/>
                          </w:rPr>
                          <m:t>,</m:t>
                        </m:r>
                        <m:r>
                          <w:rPr>
                            <w:rFonts w:ascii="Cambria Math" w:hAnsi="Cambria Math" w:cs="Times New Roman"/>
                          </w:rPr>
                          <m:t>j</m:t>
                        </m:r>
                      </m:sub>
                    </m:sSub>
                    <m:r>
                      <w:rPr>
                        <w:rFonts w:ascii="Cambria Math" w:hAnsi="Cambria Math" w:cs="Times New Roman"/>
                      </w:rPr>
                      <m:t>N</m:t>
                    </m:r>
                  </m:e>
                  <m:sub>
                    <m:r>
                      <w:rPr>
                        <w:rFonts w:ascii="Cambria Math" w:hAnsi="Cambria Math" w:cs="Times New Roman"/>
                      </w:rPr>
                      <m:t>i</m:t>
                    </m:r>
                    <m:r>
                      <w:rPr>
                        <w:rFonts w:ascii="Cambria Math" w:hAnsi="Times New Roman" w:cs="Times New Roman"/>
                      </w:rPr>
                      <m:t>,</m:t>
                    </m:r>
                    <m:r>
                      <w:rPr>
                        <w:rFonts w:ascii="Cambria Math" w:hAnsi="Cambria Math" w:cs="Times New Roman"/>
                      </w:rPr>
                      <m:t>p</m:t>
                    </m:r>
                  </m:sub>
                </m:sSub>
                <m:d>
                  <m:dPr>
                    <m:ctrlPr>
                      <w:rPr>
                        <w:rFonts w:ascii="Cambria Math" w:hAnsi="Times New Roman" w:cs="Times New Roman"/>
                        <w:i/>
                      </w:rPr>
                    </m:ctrlPr>
                  </m:dPr>
                  <m:e>
                    <m:r>
                      <w:rPr>
                        <w:rFonts w:ascii="Cambria Math" w:hAnsi="Cambria Math" w:cs="Times New Roman"/>
                      </w:rPr>
                      <m:t>u</m:t>
                    </m:r>
                  </m:e>
                </m:d>
              </m:e>
            </m:nary>
            <m:sSub>
              <m:sSubPr>
                <m:ctrlPr>
                  <w:rPr>
                    <w:rFonts w:ascii="Cambria Math" w:hAnsi="Times New Roman" w:cs="Times New Roman"/>
                    <w:i/>
                  </w:rPr>
                </m:ctrlPr>
              </m:sSubPr>
              <m:e>
                <m:r>
                  <w:rPr>
                    <w:rFonts w:ascii="Cambria Math" w:hAnsi="Cambria Math" w:cs="Times New Roman"/>
                  </w:rPr>
                  <m:t>N</m:t>
                </m:r>
              </m:e>
              <m:sub>
                <m:r>
                  <w:rPr>
                    <w:rFonts w:ascii="Cambria Math" w:hAnsi="Cambria Math" w:cs="Times New Roman"/>
                  </w:rPr>
                  <m:t>j</m:t>
                </m:r>
                <m:r>
                  <w:rPr>
                    <w:rFonts w:ascii="Cambria Math" w:hAnsi="Times New Roman" w:cs="Times New Roman"/>
                  </w:rPr>
                  <m:t>,</m:t>
                </m:r>
                <m:r>
                  <w:rPr>
                    <w:rFonts w:ascii="Cambria Math" w:hAnsi="Cambria Math" w:cs="Times New Roman"/>
                  </w:rPr>
                  <m:t>q</m:t>
                </m:r>
              </m:sub>
            </m:sSub>
            <m:r>
              <w:rPr>
                <w:rFonts w:ascii="Cambria Math" w:hAnsi="Times New Roman" w:cs="Times New Roman"/>
              </w:rPr>
              <m:t>(</m:t>
            </m:r>
            <m:r>
              <w:rPr>
                <w:rFonts w:ascii="Cambria Math" w:hAnsi="Cambria Math" w:cs="Times New Roman"/>
              </w:rPr>
              <m:t>v</m:t>
            </m:r>
            <m:r>
              <w:rPr>
                <w:rFonts w:ascii="Cambria Math" w:hAnsi="Times New Roman" w:cs="Times New Roman"/>
              </w:rPr>
              <m:t>)</m:t>
            </m:r>
            <m:r>
              <w:rPr>
                <w:rFonts w:ascii="Cambria Math" w:hAnsi="Times New Roman" w:cs="Times New Roman"/>
              </w:rPr>
              <m:t>)/</m:t>
            </m:r>
            <m:nary>
              <m:naryPr>
                <m:chr m:val="∑"/>
                <m:limLoc m:val="undOvr"/>
                <m:subHide m:val="on"/>
                <m:supHide m:val="on"/>
                <m:ctrlPr>
                  <w:rPr>
                    <w:rFonts w:ascii="Cambria Math" w:hAnsi="Times New Roman" w:cs="Times New Roman"/>
                    <w:i/>
                  </w:rPr>
                </m:ctrlPr>
              </m:naryPr>
              <m:sub/>
              <m:sup/>
              <m:e>
                <m:nary>
                  <m:naryPr>
                    <m:chr m:val="∑"/>
                    <m:limLoc m:val="undOvr"/>
                    <m:subHide m:val="on"/>
                    <m:supHide m:val="on"/>
                    <m:ctrlPr>
                      <w:rPr>
                        <w:rFonts w:ascii="Cambria Math" w:hAnsi="Times New Roman" w:cs="Times New Roman"/>
                        <w:i/>
                      </w:rPr>
                    </m:ctrlPr>
                  </m:naryPr>
                  <m:sub/>
                  <m:sup/>
                  <m:e>
                    <m:sSub>
                      <m:sSubPr>
                        <m:ctrlPr>
                          <w:rPr>
                            <w:rFonts w:ascii="Cambria Math" w:hAnsi="Times New Roman" w:cs="Times New Roman"/>
                            <w:i/>
                          </w:rPr>
                        </m:ctrlPr>
                      </m:sSubPr>
                      <m:e>
                        <m:sSub>
                          <m:sSubPr>
                            <m:ctrlPr>
                              <w:rPr>
                                <w:rFonts w:ascii="Cambria Math" w:hAnsi="Times New Roman" w:cs="Times New Roman"/>
                                <w:i/>
                              </w:rPr>
                            </m:ctrlPr>
                          </m:sSubPr>
                          <m:e>
                            <m:r>
                              <w:rPr>
                                <w:rFonts w:ascii="Cambria Math" w:hAnsi="Cambria Math" w:cs="Times New Roman"/>
                              </w:rPr>
                              <m:t>w</m:t>
                            </m:r>
                          </m:e>
                          <m:sub>
                            <m:r>
                              <w:rPr>
                                <w:rFonts w:ascii="Cambria Math" w:hAnsi="Cambria Math" w:cs="Times New Roman"/>
                              </w:rPr>
                              <m:t>i</m:t>
                            </m:r>
                            <m:r>
                              <w:rPr>
                                <w:rFonts w:ascii="Cambria Math" w:hAnsi="Times New Roman" w:cs="Times New Roman"/>
                              </w:rPr>
                              <m:t>,</m:t>
                            </m:r>
                            <m:r>
                              <w:rPr>
                                <w:rFonts w:ascii="Cambria Math" w:hAnsi="Cambria Math" w:cs="Times New Roman"/>
                              </w:rPr>
                              <m:t>j</m:t>
                            </m:r>
                          </m:sub>
                        </m:sSub>
                        <m:r>
                          <w:rPr>
                            <w:rFonts w:ascii="Cambria Math" w:hAnsi="Cambria Math" w:cs="Times New Roman"/>
                          </w:rPr>
                          <m:t>N</m:t>
                        </m:r>
                      </m:e>
                      <m:sub>
                        <m:r>
                          <w:rPr>
                            <w:rFonts w:ascii="Cambria Math" w:hAnsi="Cambria Math" w:cs="Times New Roman"/>
                          </w:rPr>
                          <m:t>i</m:t>
                        </m:r>
                        <m:r>
                          <w:rPr>
                            <w:rFonts w:ascii="Cambria Math" w:hAnsi="Times New Roman" w:cs="Times New Roman"/>
                          </w:rPr>
                          <m:t>,</m:t>
                        </m:r>
                        <m:r>
                          <w:rPr>
                            <w:rFonts w:ascii="Cambria Math" w:hAnsi="Cambria Math" w:cs="Times New Roman"/>
                          </w:rPr>
                          <m:t>p</m:t>
                        </m:r>
                      </m:sub>
                    </m:sSub>
                    <m:d>
                      <m:dPr>
                        <m:ctrlPr>
                          <w:rPr>
                            <w:rFonts w:ascii="Cambria Math" w:hAnsi="Times New Roman" w:cs="Times New Roman"/>
                            <w:i/>
                          </w:rPr>
                        </m:ctrlPr>
                      </m:dPr>
                      <m:e>
                        <m:r>
                          <w:rPr>
                            <w:rFonts w:ascii="Cambria Math" w:hAnsi="Cambria Math" w:cs="Times New Roman"/>
                          </w:rPr>
                          <m:t>u</m:t>
                        </m:r>
                      </m:e>
                    </m:d>
                    <m:sSub>
                      <m:sSubPr>
                        <m:ctrlPr>
                          <w:rPr>
                            <w:rFonts w:ascii="Cambria Math" w:hAnsi="Times New Roman" w:cs="Times New Roman"/>
                            <w:i/>
                          </w:rPr>
                        </m:ctrlPr>
                      </m:sSubPr>
                      <m:e>
                        <m:r>
                          <w:rPr>
                            <w:rFonts w:ascii="Cambria Math" w:hAnsi="Cambria Math" w:cs="Times New Roman"/>
                          </w:rPr>
                          <m:t>N</m:t>
                        </m:r>
                      </m:e>
                      <m:sub>
                        <m:r>
                          <w:rPr>
                            <w:rFonts w:ascii="Cambria Math" w:hAnsi="Cambria Math" w:cs="Times New Roman"/>
                          </w:rPr>
                          <m:t>j</m:t>
                        </m:r>
                        <m:r>
                          <w:rPr>
                            <w:rFonts w:ascii="Cambria Math" w:hAnsi="Times New Roman" w:cs="Times New Roman"/>
                          </w:rPr>
                          <m:t>,</m:t>
                        </m:r>
                        <m:r>
                          <w:rPr>
                            <w:rFonts w:ascii="Cambria Math" w:hAnsi="Cambria Math" w:cs="Times New Roman"/>
                          </w:rPr>
                          <m:t>p</m:t>
                        </m:r>
                      </m:sub>
                    </m:sSub>
                    <m:r>
                      <w:rPr>
                        <w:rFonts w:ascii="Cambria Math" w:hAnsi="Times New Roman" w:cs="Times New Roman"/>
                      </w:rPr>
                      <m:t>(</m:t>
                    </m:r>
                    <m:r>
                      <w:rPr>
                        <w:rFonts w:ascii="Cambria Math" w:hAnsi="Cambria Math" w:cs="Times New Roman"/>
                      </w:rPr>
                      <m:t>v</m:t>
                    </m:r>
                    <m:r>
                      <w:rPr>
                        <w:rFonts w:ascii="Cambria Math" w:hAnsi="Times New Roman" w:cs="Times New Roman"/>
                      </w:rPr>
                      <m:t>)</m:t>
                    </m:r>
                  </m:e>
                </m:nary>
              </m:e>
            </m:nary>
          </m:e>
        </m:nary>
      </m:oMath>
      <w:r w:rsidR="008906EC" w:rsidRPr="004E5E50">
        <w:rPr>
          <w:rFonts w:ascii="Times New Roman" w:eastAsiaTheme="minorEastAsia" w:hAnsi="Times New Roman" w:cs="Times New Roman"/>
        </w:rPr>
        <w:t xml:space="preserve">.The NURBS surface representation has a constraint where the parametric space must be mathematically a rectangular grid, hence in order to build the NURBS data structure the control points derived out of the parametric space must be in the form of a rectangular </w:t>
      </w:r>
      <w:proofErr w:type="spellStart"/>
      <w:r w:rsidR="008906EC" w:rsidRPr="004E5E50">
        <w:rPr>
          <w:rFonts w:ascii="Times New Roman" w:eastAsiaTheme="minorEastAsia" w:hAnsi="Times New Roman" w:cs="Times New Roman"/>
        </w:rPr>
        <w:t>grid.Such</w:t>
      </w:r>
      <w:proofErr w:type="spellEnd"/>
      <w:r w:rsidR="008906EC" w:rsidRPr="004E5E50">
        <w:rPr>
          <w:rFonts w:ascii="Times New Roman" w:eastAsiaTheme="minorEastAsia" w:hAnsi="Times New Roman" w:cs="Times New Roman"/>
        </w:rPr>
        <w:t xml:space="preserve"> was achieved through a mathematical technique called surface lofting</w:t>
      </w:r>
      <w:r w:rsidR="008906EC" w:rsidRPr="004E5E50">
        <w:rPr>
          <w:rFonts w:ascii="Times New Roman" w:eastAsiaTheme="minorEastAsia" w:hAnsi="Times New Roman" w:cs="Times New Roman"/>
          <w:i/>
          <w:iCs/>
        </w:rPr>
        <w:t>(12)</w:t>
      </w:r>
      <w:r w:rsidR="008906EC" w:rsidRPr="004E5E50">
        <w:rPr>
          <w:rFonts w:ascii="Times New Roman" w:eastAsiaTheme="minorEastAsia" w:hAnsi="Times New Roman" w:cs="Times New Roman"/>
        </w:rPr>
        <w:t xml:space="preserve"> which is discussed in brief in section 5.</w:t>
      </w:r>
    </w:p>
    <w:p w:rsidR="005C52E8" w:rsidRPr="004E5E50" w:rsidRDefault="005C52E8" w:rsidP="008906EC">
      <w:pPr>
        <w:tabs>
          <w:tab w:val="left" w:pos="90"/>
        </w:tabs>
        <w:ind w:left="1530" w:hanging="990"/>
        <w:rPr>
          <w:rFonts w:ascii="Times New Roman" w:eastAsiaTheme="minorEastAsia" w:hAnsi="Times New Roman" w:cs="Times New Roman"/>
        </w:rPr>
      </w:pPr>
      <w:r w:rsidRPr="004E5E50">
        <w:rPr>
          <w:rFonts w:ascii="Times New Roman" w:eastAsiaTheme="minorEastAsia" w:hAnsi="Times New Roman" w:cs="Times New Roman"/>
          <w:noProof/>
          <w:lang w:eastAsia="ja-JP" w:bidi="bn-IN"/>
        </w:rPr>
        <w:lastRenderedPageBreak/>
        <w:drawing>
          <wp:inline distT="0" distB="0" distL="0" distR="0">
            <wp:extent cx="4502708" cy="4107867"/>
            <wp:effectExtent l="19050" t="0" r="0" b="0"/>
            <wp:docPr id="40" name="Picture 39" descr="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tif"/>
                    <pic:cNvPicPr/>
                  </pic:nvPicPr>
                  <pic:blipFill>
                    <a:blip r:embed="rId18" cstate="print"/>
                    <a:stretch>
                      <a:fillRect/>
                    </a:stretch>
                  </pic:blipFill>
                  <pic:spPr>
                    <a:xfrm>
                      <a:off x="0" y="0"/>
                      <a:ext cx="4502374" cy="4107562"/>
                    </a:xfrm>
                    <a:prstGeom prst="rect">
                      <a:avLst/>
                    </a:prstGeom>
                  </pic:spPr>
                </pic:pic>
              </a:graphicData>
            </a:graphic>
          </wp:inline>
        </w:drawing>
      </w:r>
    </w:p>
    <w:p w:rsidR="005C52E8" w:rsidRPr="004E5E50" w:rsidRDefault="005C52E8" w:rsidP="008906EC">
      <w:pPr>
        <w:tabs>
          <w:tab w:val="left" w:pos="90"/>
        </w:tabs>
        <w:ind w:left="1530" w:hanging="990"/>
        <w:rPr>
          <w:rFonts w:ascii="Times New Roman" w:eastAsiaTheme="minorEastAsia" w:hAnsi="Times New Roman" w:cs="Times New Roman"/>
        </w:rPr>
      </w:pPr>
      <w:r w:rsidRPr="004E5E50">
        <w:rPr>
          <w:rFonts w:ascii="Times New Roman" w:eastAsiaTheme="minorEastAsia" w:hAnsi="Times New Roman" w:cs="Times New Roman"/>
        </w:rPr>
        <w:t xml:space="preserve">                             Fig.9.Example NURBS surface with changing curvatures</w:t>
      </w:r>
    </w:p>
    <w:p w:rsidR="005C52E8" w:rsidRPr="004E5E50" w:rsidRDefault="005C52E8" w:rsidP="005C52E8">
      <w:pPr>
        <w:ind w:left="1530" w:hanging="1530"/>
        <w:rPr>
          <w:rFonts w:ascii="Times New Roman" w:eastAsiaTheme="minorEastAsia" w:hAnsi="Times New Roman" w:cs="Times New Roman"/>
        </w:rPr>
      </w:pPr>
      <w:r w:rsidRPr="004E5E50">
        <w:rPr>
          <w:rFonts w:ascii="Times New Roman" w:eastAsiaTheme="minorEastAsia" w:hAnsi="Times New Roman" w:cs="Times New Roman"/>
        </w:rPr>
        <w:t xml:space="preserve">                           </w:t>
      </w:r>
      <w:r w:rsidR="000B1D7B">
        <w:rPr>
          <w:rFonts w:ascii="Times New Roman" w:eastAsiaTheme="minorEastAsia" w:hAnsi="Times New Roman" w:cs="Times New Roman"/>
        </w:rPr>
        <w:t xml:space="preserve"> </w:t>
      </w:r>
      <w:r w:rsidRPr="004E5E50">
        <w:rPr>
          <w:rFonts w:ascii="Times New Roman" w:eastAsiaTheme="minorEastAsia" w:hAnsi="Times New Roman" w:cs="Times New Roman"/>
        </w:rPr>
        <w:t xml:space="preserve">The figure shows a surface which has both positive and negative curvatures at different grid locations. This gives us enough confidence that the representation would be able to capture various surface intricacies if needed.  </w:t>
      </w:r>
    </w:p>
    <w:p w:rsidR="008906EC" w:rsidRPr="004E5E50" w:rsidRDefault="008906EC" w:rsidP="000B1D7B">
      <w:pPr>
        <w:tabs>
          <w:tab w:val="left" w:pos="90"/>
        </w:tabs>
        <w:ind w:left="720"/>
        <w:jc w:val="both"/>
        <w:rPr>
          <w:rFonts w:ascii="Times New Roman" w:eastAsiaTheme="minorEastAsia" w:hAnsi="Times New Roman" w:cs="Times New Roman"/>
        </w:rPr>
      </w:pPr>
      <w:proofErr w:type="spellStart"/>
      <w:r w:rsidRPr="004E5E50">
        <w:rPr>
          <w:rFonts w:ascii="Times New Roman" w:eastAsiaTheme="minorEastAsia" w:hAnsi="Times New Roman" w:cs="Times New Roman"/>
        </w:rPr>
        <w:t>Eqipped</w:t>
      </w:r>
      <w:proofErr w:type="spellEnd"/>
      <w:r w:rsidRPr="004E5E50">
        <w:rPr>
          <w:rFonts w:ascii="Times New Roman" w:eastAsiaTheme="minorEastAsia" w:hAnsi="Times New Roman" w:cs="Times New Roman"/>
        </w:rPr>
        <w:t xml:space="preserve"> with a proper representation technique we are now ready to build our data structure and design the computational algorithms required to evaluate the various functions and parameters needed to implement our algorithm(</w:t>
      </w:r>
      <w:r w:rsidRPr="004E5E50">
        <w:rPr>
          <w:rFonts w:ascii="Times New Roman" w:eastAsiaTheme="minorEastAsia" w:hAnsi="Times New Roman" w:cs="Times New Roman"/>
          <w:i/>
          <w:iCs/>
        </w:rPr>
        <w:t>1).</w:t>
      </w:r>
      <w:r w:rsidRPr="004E5E50">
        <w:rPr>
          <w:rFonts w:ascii="Times New Roman" w:eastAsiaTheme="minorEastAsia" w:hAnsi="Times New Roman" w:cs="Times New Roman"/>
        </w:rPr>
        <w:t>The following section exhaustively discusses how individual functions that were required in the two-dimensional modeling scheme is mimicked in three-dimensions.</w:t>
      </w:r>
    </w:p>
    <w:p w:rsidR="005C52E8" w:rsidRPr="004E5E50" w:rsidRDefault="005C52E8" w:rsidP="005C52E8">
      <w:pPr>
        <w:pStyle w:val="ListParagraph"/>
        <w:numPr>
          <w:ilvl w:val="0"/>
          <w:numId w:val="1"/>
        </w:numPr>
        <w:tabs>
          <w:tab w:val="left" w:pos="90"/>
        </w:tabs>
        <w:rPr>
          <w:rFonts w:ascii="Times New Roman" w:eastAsiaTheme="minorEastAsia" w:hAnsi="Times New Roman" w:cs="Times New Roman"/>
          <w:b/>
          <w:bCs/>
        </w:rPr>
      </w:pPr>
      <w:r w:rsidRPr="004E5E50">
        <w:rPr>
          <w:rFonts w:ascii="Times New Roman" w:eastAsiaTheme="minorEastAsia" w:hAnsi="Times New Roman" w:cs="Times New Roman"/>
          <w:b/>
          <w:bCs/>
        </w:rPr>
        <w:t>Mapping from 2-D space to 3-D space:</w:t>
      </w:r>
    </w:p>
    <w:p w:rsidR="005C52E8" w:rsidRPr="004E5E50" w:rsidRDefault="005C52E8" w:rsidP="00796F9B">
      <w:pPr>
        <w:pStyle w:val="ListParagraph"/>
        <w:tabs>
          <w:tab w:val="left" w:pos="90"/>
        </w:tabs>
        <w:jc w:val="both"/>
        <w:rPr>
          <w:rFonts w:ascii="Times New Roman" w:eastAsiaTheme="minorEastAsia" w:hAnsi="Times New Roman" w:cs="Times New Roman"/>
        </w:rPr>
      </w:pPr>
      <w:r w:rsidRPr="004E5E50">
        <w:rPr>
          <w:rFonts w:ascii="Times New Roman" w:eastAsiaTheme="minorEastAsia" w:hAnsi="Times New Roman" w:cs="Times New Roman"/>
        </w:rPr>
        <w:t xml:space="preserve">In order to implement our final algorithm the derivatives, surface </w:t>
      </w:r>
      <w:proofErr w:type="spellStart"/>
      <w:proofErr w:type="gramStart"/>
      <w:r w:rsidRPr="004E5E50">
        <w:rPr>
          <w:rFonts w:ascii="Times New Roman" w:eastAsiaTheme="minorEastAsia" w:hAnsi="Times New Roman" w:cs="Times New Roman"/>
        </w:rPr>
        <w:t>normals</w:t>
      </w:r>
      <w:proofErr w:type="spellEnd"/>
      <w:r w:rsidRPr="004E5E50">
        <w:rPr>
          <w:rFonts w:ascii="Times New Roman" w:eastAsiaTheme="minorEastAsia" w:hAnsi="Times New Roman" w:cs="Times New Roman"/>
        </w:rPr>
        <w:t xml:space="preserve">  and</w:t>
      </w:r>
      <w:proofErr w:type="gramEnd"/>
      <w:r w:rsidRPr="004E5E50">
        <w:rPr>
          <w:rFonts w:ascii="Times New Roman" w:eastAsiaTheme="minorEastAsia" w:hAnsi="Times New Roman" w:cs="Times New Roman"/>
        </w:rPr>
        <w:t xml:space="preserve"> curvature needs to be evaluated in for the surface in question.</w:t>
      </w:r>
      <w:r w:rsidR="00796F9B" w:rsidRPr="004E5E50">
        <w:rPr>
          <w:rFonts w:ascii="Times New Roman" w:eastAsiaTheme="minorEastAsia" w:hAnsi="Times New Roman" w:cs="Times New Roman"/>
        </w:rPr>
        <w:t xml:space="preserve"> </w:t>
      </w:r>
      <w:r w:rsidRPr="004E5E50">
        <w:rPr>
          <w:rFonts w:ascii="Times New Roman" w:eastAsiaTheme="minorEastAsia" w:hAnsi="Times New Roman" w:cs="Times New Roman"/>
        </w:rPr>
        <w:t>Although such evaluations are intuitive for analytically defined surfaces, for NURBS the ideas involving su</w:t>
      </w:r>
      <w:r w:rsidR="00796F9B" w:rsidRPr="004E5E50">
        <w:rPr>
          <w:rFonts w:ascii="Times New Roman" w:eastAsiaTheme="minorEastAsia" w:hAnsi="Times New Roman" w:cs="Times New Roman"/>
        </w:rPr>
        <w:t>ch calculations are more rigorous</w:t>
      </w:r>
      <w:r w:rsidRPr="004E5E50">
        <w:rPr>
          <w:rFonts w:ascii="Times New Roman" w:eastAsiaTheme="minorEastAsia" w:hAnsi="Times New Roman" w:cs="Times New Roman"/>
        </w:rPr>
        <w:t xml:space="preserve"> and separate computational algorithms were implemented to evaluate these parameters. This section would discuss some of the intuitive and some of the more involved strategies to evaluate these parameters.</w:t>
      </w:r>
    </w:p>
    <w:p w:rsidR="0038626E" w:rsidRPr="004E5E50" w:rsidRDefault="0038626E" w:rsidP="0038626E">
      <w:pPr>
        <w:pStyle w:val="ListParagraph"/>
        <w:numPr>
          <w:ilvl w:val="0"/>
          <w:numId w:val="3"/>
        </w:numPr>
        <w:tabs>
          <w:tab w:val="left" w:pos="90"/>
        </w:tabs>
        <w:rPr>
          <w:rFonts w:ascii="Times New Roman" w:eastAsiaTheme="minorEastAsia" w:hAnsi="Times New Roman" w:cs="Times New Roman"/>
          <w:b/>
          <w:bCs/>
        </w:rPr>
      </w:pPr>
      <w:r w:rsidRPr="004E5E50">
        <w:rPr>
          <w:rFonts w:ascii="Times New Roman" w:eastAsiaTheme="minorEastAsia" w:hAnsi="Times New Roman" w:cs="Times New Roman"/>
          <w:b/>
          <w:bCs/>
        </w:rPr>
        <w:t>Derivatives:</w:t>
      </w:r>
    </w:p>
    <w:p w:rsidR="0038626E" w:rsidRPr="004E5E50" w:rsidRDefault="0038626E" w:rsidP="00796F9B">
      <w:pPr>
        <w:pStyle w:val="ListParagraph"/>
        <w:tabs>
          <w:tab w:val="left" w:pos="90"/>
        </w:tabs>
        <w:ind w:left="1440"/>
        <w:jc w:val="both"/>
        <w:rPr>
          <w:rFonts w:ascii="Times New Roman" w:eastAsiaTheme="minorEastAsia" w:hAnsi="Times New Roman" w:cs="Times New Roman"/>
        </w:rPr>
      </w:pPr>
      <w:r w:rsidRPr="004E5E50">
        <w:rPr>
          <w:rFonts w:ascii="Times New Roman" w:eastAsiaTheme="minorEastAsia" w:hAnsi="Times New Roman" w:cs="Times New Roman"/>
        </w:rPr>
        <w:t xml:space="preserve">The calculation of the derivative of the surface </w:t>
      </w:r>
      <m:oMath>
        <m:r>
          <w:rPr>
            <w:rFonts w:ascii="Cambria Math" w:eastAsiaTheme="minorEastAsia" w:hAnsi="Cambria Math" w:cs="Times New Roman"/>
          </w:rPr>
          <m:t>S</m:t>
        </m:r>
        <m:r>
          <w:rPr>
            <w:rFonts w:ascii="Cambria Math" w:eastAsiaTheme="minorEastAsia" w:hAnsi="Times New Roman" w:cs="Times New Roman"/>
          </w:rPr>
          <m:t>(</m:t>
        </m:r>
        <m:r>
          <w:rPr>
            <w:rFonts w:ascii="Cambria Math" w:eastAsiaTheme="minorEastAsia" w:hAnsi="Cambria Math" w:cs="Times New Roman"/>
          </w:rPr>
          <m:t>u</m:t>
        </m:r>
        <m:r>
          <w:rPr>
            <w:rFonts w:ascii="Cambria Math" w:eastAsiaTheme="minorEastAsia" w:hAnsi="Times New Roman" w:cs="Times New Roman"/>
          </w:rPr>
          <m:t>,</m:t>
        </m:r>
        <m:r>
          <w:rPr>
            <w:rFonts w:ascii="Cambria Math" w:eastAsiaTheme="minorEastAsia" w:hAnsi="Cambria Math" w:cs="Times New Roman"/>
          </w:rPr>
          <m:t>v</m:t>
        </m:r>
        <m:r>
          <w:rPr>
            <w:rFonts w:ascii="Cambria Math" w:eastAsiaTheme="minorEastAsia" w:hAnsi="Times New Roman" w:cs="Times New Roman"/>
          </w:rPr>
          <m:t>)</m:t>
        </m:r>
      </m:oMath>
      <w:r w:rsidRPr="004E5E50">
        <w:rPr>
          <w:rFonts w:ascii="Times New Roman" w:eastAsiaTheme="minorEastAsia" w:hAnsi="Times New Roman" w:cs="Times New Roman"/>
        </w:rPr>
        <w:t xml:space="preserve"> is simply an exercise that iteratively calculates the derivative of the tensor product of the </w:t>
      </w:r>
      <w:proofErr w:type="spellStart"/>
      <w:r w:rsidRPr="004E5E50">
        <w:rPr>
          <w:rFonts w:ascii="Times New Roman" w:eastAsiaTheme="minorEastAsia" w:hAnsi="Times New Roman" w:cs="Times New Roman"/>
        </w:rPr>
        <w:t>basis</w:t>
      </w:r>
      <w:proofErr w:type="spellEnd"/>
      <w:r w:rsidRPr="004E5E50">
        <w:rPr>
          <w:rFonts w:ascii="Times New Roman" w:eastAsiaTheme="minorEastAsia" w:hAnsi="Times New Roman" w:cs="Times New Roman"/>
        </w:rPr>
        <w:t xml:space="preserve"> </w:t>
      </w:r>
      <w:r w:rsidRPr="004E5E50">
        <w:rPr>
          <w:rFonts w:ascii="Times New Roman" w:eastAsiaTheme="minorEastAsia" w:hAnsi="Times New Roman" w:cs="Times New Roman"/>
        </w:rPr>
        <w:lastRenderedPageBreak/>
        <w:t>functions</w:t>
      </w:r>
      <m:oMath>
        <m:sSub>
          <m:sSubPr>
            <m:ctrlPr>
              <w:rPr>
                <w:rFonts w:ascii="Cambria Math" w:eastAsiaTheme="minorEastAsia" w:hAnsi="Times New Roman" w:cs="Times New Roman"/>
                <w:i/>
              </w:rPr>
            </m:ctrlPr>
          </m:sSubPr>
          <m:e>
            <m:r>
              <w:rPr>
                <w:rFonts w:ascii="Cambria Math" w:eastAsiaTheme="minorEastAsia" w:hAnsi="Times New Roman" w:cs="Times New Roman"/>
              </w:rPr>
              <m:t xml:space="preserve"> </m:t>
            </m:r>
            <m:r>
              <w:rPr>
                <w:rFonts w:ascii="Cambria Math" w:eastAsiaTheme="minorEastAsia" w:hAnsi="Cambria Math" w:cs="Times New Roman"/>
              </w:rPr>
              <m:t>N</m:t>
            </m:r>
          </m:e>
          <m:sub>
            <m:r>
              <w:rPr>
                <w:rFonts w:ascii="Cambria Math" w:eastAsiaTheme="minorEastAsia" w:hAnsi="Cambria Math" w:cs="Times New Roman"/>
              </w:rPr>
              <m:t>i</m:t>
            </m:r>
            <m:r>
              <w:rPr>
                <w:rFonts w:ascii="Cambria Math" w:eastAsiaTheme="minorEastAsia" w:hAnsi="Times New Roman" w:cs="Times New Roman"/>
              </w:rPr>
              <m:t>,</m:t>
            </m:r>
            <m:r>
              <w:rPr>
                <w:rFonts w:ascii="Cambria Math" w:eastAsiaTheme="minorEastAsia" w:hAnsi="Cambria Math" w:cs="Times New Roman"/>
              </w:rPr>
              <m:t>p</m:t>
            </m:r>
          </m:sub>
        </m:sSub>
        <m:d>
          <m:dPr>
            <m:ctrlPr>
              <w:rPr>
                <w:rFonts w:ascii="Cambria Math" w:eastAsiaTheme="minorEastAsia" w:hAnsi="Times New Roman" w:cs="Times New Roman"/>
                <w:i/>
              </w:rPr>
            </m:ctrlPr>
          </m:dPr>
          <m:e>
            <m:r>
              <w:rPr>
                <w:rFonts w:ascii="Cambria Math" w:eastAsiaTheme="minorEastAsia" w:hAnsi="Cambria Math" w:cs="Times New Roman"/>
              </w:rPr>
              <m:t>u</m:t>
            </m:r>
          </m:e>
        </m:d>
        <m:sSub>
          <m:sSubPr>
            <m:ctrlPr>
              <w:rPr>
                <w:rFonts w:ascii="Cambria Math" w:eastAsiaTheme="minorEastAsia" w:hAnsi="Times New Roman" w:cs="Times New Roman"/>
                <w:i/>
              </w:rPr>
            </m:ctrlPr>
          </m:sSubPr>
          <m:e>
            <m:r>
              <w:rPr>
                <w:rFonts w:ascii="Cambria Math" w:eastAsiaTheme="minorEastAsia" w:hAnsi="Cambria Math" w:cs="Times New Roman"/>
              </w:rPr>
              <m:t>N</m:t>
            </m:r>
          </m:e>
          <m:sub>
            <m:r>
              <w:rPr>
                <w:rFonts w:ascii="Cambria Math" w:eastAsiaTheme="minorEastAsia" w:hAnsi="Cambria Math" w:cs="Times New Roman"/>
              </w:rPr>
              <m:t>j</m:t>
            </m:r>
            <m:r>
              <w:rPr>
                <w:rFonts w:ascii="Cambria Math" w:eastAsiaTheme="minorEastAsia" w:hAnsi="Times New Roman" w:cs="Times New Roman"/>
              </w:rPr>
              <m:t>,</m:t>
            </m:r>
            <m:r>
              <w:rPr>
                <w:rFonts w:ascii="Cambria Math" w:eastAsiaTheme="minorEastAsia" w:hAnsi="Cambria Math" w:cs="Times New Roman"/>
              </w:rPr>
              <m:t>q</m:t>
            </m:r>
          </m:sub>
        </m:sSub>
        <m:r>
          <w:rPr>
            <w:rFonts w:ascii="Cambria Math" w:eastAsiaTheme="minorEastAsia" w:hAnsi="Cambria Math" w:cs="Times New Roman"/>
          </w:rPr>
          <m:t>v</m:t>
        </m:r>
      </m:oMath>
      <w:r w:rsidRPr="004E5E50">
        <w:rPr>
          <w:rFonts w:ascii="Times New Roman" w:eastAsiaTheme="minorEastAsia" w:hAnsi="Times New Roman" w:cs="Times New Roman"/>
        </w:rPr>
        <w:t xml:space="preserve">.Fortunately, a little introspection shows us that calculating an </w:t>
      </w:r>
      <m:oMath>
        <m:r>
          <w:rPr>
            <w:rFonts w:ascii="Cambria Math" w:eastAsiaTheme="minorEastAsia" w:hAnsi="Cambria Math" w:cs="Times New Roman"/>
          </w:rPr>
          <m:t>k</m:t>
        </m:r>
        <m:r>
          <w:rPr>
            <w:rFonts w:ascii="Cambria Math" w:eastAsiaTheme="minorEastAsia" w:hAnsi="Cambria Math" w:cs="Times New Roman"/>
          </w:rPr>
          <m:t>t</m:t>
        </m:r>
        <m:r>
          <w:rPr>
            <w:rFonts w:ascii="Times New Roman" w:eastAsiaTheme="minorEastAsia" w:hAnsi="Cambria Math" w:cs="Times New Roman"/>
          </w:rPr>
          <m:t>h</m:t>
        </m:r>
        <m:r>
          <w:rPr>
            <w:rFonts w:ascii="Cambria Math" w:eastAsiaTheme="minorEastAsia" w:hAnsi="Times New Roman" w:cs="Times New Roman"/>
          </w:rPr>
          <m:t xml:space="preserve"> </m:t>
        </m:r>
      </m:oMath>
      <w:r w:rsidRPr="004E5E50">
        <w:rPr>
          <w:rFonts w:ascii="Times New Roman" w:eastAsiaTheme="minorEastAsia" w:hAnsi="Times New Roman" w:cs="Times New Roman"/>
        </w:rPr>
        <w:t xml:space="preserve"> order derivative of this tensor product is as trivial as calculating the partial derivatives of the individual basis functions with respect to each of the parameters. Although the approach is very trivial, yet the computation is very involved hence for the sake of brevity only the final result is provided.</w:t>
      </w:r>
    </w:p>
    <w:p w:rsidR="00D84F0C" w:rsidRPr="004E5E50" w:rsidRDefault="00D84F0C" w:rsidP="00796F9B">
      <w:pPr>
        <w:pStyle w:val="ListParagraph"/>
        <w:tabs>
          <w:tab w:val="left" w:pos="90"/>
        </w:tabs>
        <w:ind w:left="1440"/>
        <w:jc w:val="both"/>
        <w:rPr>
          <w:rFonts w:ascii="Times New Roman" w:eastAsiaTheme="minorEastAsia" w:hAnsi="Times New Roman" w:cs="Times New Roman"/>
        </w:rPr>
      </w:pPr>
      <w:r w:rsidRPr="004E5E50">
        <w:rPr>
          <w:rFonts w:ascii="Times New Roman" w:eastAsiaTheme="minorEastAsia" w:hAnsi="Times New Roman" w:cs="Times New Roman"/>
        </w:rPr>
        <w:t xml:space="preserve">The </w:t>
      </w:r>
      <m:oMath>
        <m:r>
          <w:rPr>
            <w:rFonts w:ascii="Cambria Math" w:eastAsiaTheme="minorEastAsia" w:hAnsi="Cambria Math" w:cs="Times New Roman"/>
          </w:rPr>
          <m:t>kt</m:t>
        </m:r>
        <m:r>
          <w:rPr>
            <w:rFonts w:ascii="Times New Roman" w:eastAsiaTheme="minorEastAsia" w:hAnsi="Cambria Math" w:cs="Times New Roman"/>
          </w:rPr>
          <m:t>h</m:t>
        </m:r>
      </m:oMath>
      <w:r w:rsidRPr="004E5E50">
        <w:rPr>
          <w:rFonts w:ascii="Times New Roman" w:eastAsiaTheme="minorEastAsia" w:hAnsi="Times New Roman" w:cs="Times New Roman"/>
        </w:rPr>
        <w:t xml:space="preserve"> derivative of the basis function is given recursively as,</w:t>
      </w:r>
    </w:p>
    <w:p w:rsidR="005C52E8" w:rsidRPr="004E5E50" w:rsidRDefault="00D84F0C" w:rsidP="00796F9B">
      <w:pPr>
        <w:pStyle w:val="ListParagraph"/>
        <w:tabs>
          <w:tab w:val="left" w:pos="90"/>
        </w:tabs>
        <w:jc w:val="both"/>
        <w:rPr>
          <w:rFonts w:ascii="Times New Roman" w:eastAsiaTheme="minorEastAsia" w:hAnsi="Times New Roman" w:cs="Times New Roman"/>
        </w:rPr>
      </w:pPr>
      <m:oMathPara>
        <m:oMath>
          <m:sSubSup>
            <m:sSubSupPr>
              <m:ctrlPr>
                <w:rPr>
                  <w:rFonts w:ascii="Cambria Math" w:eastAsiaTheme="minorEastAsia" w:hAnsi="Times New Roman" w:cs="Times New Roman"/>
                  <w:i/>
                </w:rPr>
              </m:ctrlPr>
            </m:sSubSupPr>
            <m:e>
              <m:r>
                <w:rPr>
                  <w:rFonts w:ascii="Cambria Math" w:eastAsiaTheme="minorEastAsia" w:hAnsi="Cambria Math" w:cs="Times New Roman"/>
                </w:rPr>
                <m:t>N</m:t>
              </m:r>
            </m:e>
            <m:sub>
              <m:r>
                <w:rPr>
                  <w:rFonts w:ascii="Cambria Math" w:eastAsiaTheme="minorEastAsia" w:hAnsi="Cambria Math" w:cs="Times New Roman"/>
                </w:rPr>
                <m:t>i</m:t>
              </m:r>
              <m:r>
                <w:rPr>
                  <w:rFonts w:ascii="Cambria Math" w:eastAsiaTheme="minorEastAsia" w:hAnsi="Times New Roman" w:cs="Times New Roman"/>
                </w:rPr>
                <m:t>,</m:t>
              </m:r>
              <m:r>
                <w:rPr>
                  <w:rFonts w:ascii="Cambria Math" w:eastAsiaTheme="minorEastAsia" w:hAnsi="Cambria Math" w:cs="Times New Roman"/>
                </w:rPr>
                <m:t>p</m:t>
              </m:r>
            </m:sub>
            <m:sup>
              <m:r>
                <w:rPr>
                  <w:rFonts w:ascii="Cambria Math" w:eastAsiaTheme="minorEastAsia" w:hAnsi="Cambria Math" w:cs="Times New Roman"/>
                </w:rPr>
                <m:t>k</m:t>
              </m:r>
            </m:sup>
          </m:sSubSup>
          <m:r>
            <w:rPr>
              <w:rFonts w:ascii="Cambria Math" w:eastAsiaTheme="minorEastAsia" w:hAnsi="Times New Roman" w:cs="Times New Roman"/>
            </w:rPr>
            <m:t>=</m:t>
          </m:r>
          <m:r>
            <w:rPr>
              <w:rFonts w:ascii="Cambria Math" w:eastAsiaTheme="minorEastAsia" w:hAnsi="Cambria Math" w:cs="Times New Roman"/>
            </w:rPr>
            <m:t>p</m:t>
          </m:r>
          <m:r>
            <w:rPr>
              <w:rFonts w:ascii="Cambria Math" w:eastAsiaTheme="minorEastAsia" w:hAnsi="Times New Roman" w:cs="Times New Roman"/>
            </w:rPr>
            <m:t>(</m:t>
          </m:r>
          <m:f>
            <m:fPr>
              <m:ctrlPr>
                <w:rPr>
                  <w:rFonts w:ascii="Cambria Math" w:eastAsiaTheme="minorEastAsia" w:hAnsi="Times New Roman" w:cs="Times New Roman"/>
                  <w:i/>
                </w:rPr>
              </m:ctrlPr>
            </m:fPr>
            <m:num>
              <m:sSubSup>
                <m:sSubSupPr>
                  <m:ctrlPr>
                    <w:rPr>
                      <w:rFonts w:ascii="Cambria Math" w:eastAsiaTheme="minorEastAsia" w:hAnsi="Times New Roman" w:cs="Times New Roman"/>
                      <w:i/>
                    </w:rPr>
                  </m:ctrlPr>
                </m:sSubSupPr>
                <m:e>
                  <m:r>
                    <w:rPr>
                      <w:rFonts w:ascii="Cambria Math" w:eastAsiaTheme="minorEastAsia" w:hAnsi="Cambria Math" w:cs="Times New Roman"/>
                    </w:rPr>
                    <m:t>N</m:t>
                  </m:r>
                </m:e>
                <m:sub>
                  <m:r>
                    <w:rPr>
                      <w:rFonts w:ascii="Cambria Math" w:eastAsiaTheme="minorEastAsia" w:hAnsi="Cambria Math" w:cs="Times New Roman"/>
                    </w:rPr>
                    <m:t>i</m:t>
                  </m:r>
                  <m:r>
                    <w:rPr>
                      <w:rFonts w:ascii="Cambria Math" w:eastAsiaTheme="minorEastAsia" w:hAnsi="Times New Roman" w:cs="Times New Roman"/>
                    </w:rPr>
                    <m:t>,</m:t>
                  </m:r>
                  <m:r>
                    <w:rPr>
                      <w:rFonts w:ascii="Cambria Math" w:eastAsiaTheme="minorEastAsia" w:hAnsi="Cambria Math" w:cs="Times New Roman"/>
                    </w:rPr>
                    <m:t>p</m:t>
                  </m:r>
                  <m:r>
                    <w:rPr>
                      <w:rFonts w:ascii="Times New Roman" w:eastAsiaTheme="minorEastAsia" w:hAnsi="Times New Roman" w:cs="Times New Roman"/>
                    </w:rPr>
                    <m:t>-</m:t>
                  </m:r>
                  <m:r>
                    <w:rPr>
                      <w:rFonts w:ascii="Cambria Math" w:eastAsiaTheme="minorEastAsia" w:hAnsi="Times New Roman" w:cs="Times New Roman"/>
                    </w:rPr>
                    <m:t>1</m:t>
                  </m:r>
                </m:sub>
                <m:sup>
                  <m:r>
                    <w:rPr>
                      <w:rFonts w:ascii="Cambria Math" w:eastAsiaTheme="minorEastAsia" w:hAnsi="Cambria Math" w:cs="Times New Roman"/>
                    </w:rPr>
                    <m:t>k</m:t>
                  </m:r>
                  <m:r>
                    <w:rPr>
                      <w:rFonts w:ascii="Times New Roman" w:eastAsiaTheme="minorEastAsia" w:hAnsi="Times New Roman" w:cs="Times New Roman"/>
                    </w:rPr>
                    <m:t>-</m:t>
                  </m:r>
                  <m:r>
                    <w:rPr>
                      <w:rFonts w:ascii="Cambria Math" w:eastAsiaTheme="minorEastAsia" w:hAnsi="Times New Roman" w:cs="Times New Roman"/>
                    </w:rPr>
                    <m:t>1</m:t>
                  </m:r>
                </m:sup>
              </m:sSubSup>
              <m:r>
                <w:rPr>
                  <w:rFonts w:ascii="Cambria Math" w:eastAsiaTheme="minorEastAsia" w:hAnsi="Times New Roman" w:cs="Times New Roman"/>
                </w:rPr>
                <m:t>(</m:t>
              </m:r>
              <m:r>
                <w:rPr>
                  <w:rFonts w:ascii="Cambria Math" w:eastAsiaTheme="minorEastAsia" w:hAnsi="Cambria Math" w:cs="Times New Roman"/>
                </w:rPr>
                <m:t>u</m:t>
              </m:r>
              <m:r>
                <w:rPr>
                  <w:rFonts w:ascii="Cambria Math" w:eastAsiaTheme="minorEastAsia" w:hAnsi="Times New Roman" w:cs="Times New Roman"/>
                </w:rPr>
                <m:t>)</m:t>
              </m:r>
            </m:num>
            <m:den>
              <m:sSub>
                <m:sSubPr>
                  <m:ctrlPr>
                    <w:rPr>
                      <w:rFonts w:ascii="Cambria Math" w:eastAsiaTheme="minorEastAsia" w:hAnsi="Times New Roman" w:cs="Times New Roman"/>
                      <w:i/>
                    </w:rPr>
                  </m:ctrlPr>
                </m:sSubPr>
                <m:e>
                  <m:r>
                    <w:rPr>
                      <w:rFonts w:ascii="Cambria Math" w:eastAsiaTheme="minorEastAsia" w:hAnsi="Cambria Math" w:cs="Times New Roman"/>
                    </w:rPr>
                    <m:t>u</m:t>
                  </m:r>
                </m:e>
                <m:sub>
                  <m:r>
                    <w:rPr>
                      <w:rFonts w:ascii="Cambria Math" w:eastAsiaTheme="minorEastAsia" w:hAnsi="Cambria Math" w:cs="Times New Roman"/>
                    </w:rPr>
                    <m:t>i</m:t>
                  </m:r>
                  <m:r>
                    <w:rPr>
                      <w:rFonts w:ascii="Cambria Math" w:eastAsiaTheme="minorEastAsia" w:hAnsi="Times New Roman" w:cs="Times New Roman"/>
                    </w:rPr>
                    <m:t>+</m:t>
                  </m:r>
                  <m:r>
                    <w:rPr>
                      <w:rFonts w:ascii="Cambria Math" w:eastAsiaTheme="minorEastAsia" w:hAnsi="Cambria Math" w:cs="Times New Roman"/>
                    </w:rPr>
                    <m:t>p</m:t>
                  </m:r>
                </m:sub>
              </m:sSub>
              <m:r>
                <w:rPr>
                  <w:rFonts w:ascii="Times New Roman" w:eastAsiaTheme="minorEastAsia" w:hAnsi="Times New Roman" w:cs="Times New Roman"/>
                </w:rPr>
                <m:t>-</m:t>
              </m:r>
              <m:sSub>
                <m:sSubPr>
                  <m:ctrlPr>
                    <w:rPr>
                      <w:rFonts w:ascii="Cambria Math" w:eastAsiaTheme="minorEastAsia" w:hAnsi="Times New Roman" w:cs="Times New Roman"/>
                      <w:i/>
                    </w:rPr>
                  </m:ctrlPr>
                </m:sSubPr>
                <m:e>
                  <m:r>
                    <w:rPr>
                      <w:rFonts w:ascii="Cambria Math" w:eastAsiaTheme="minorEastAsia" w:hAnsi="Cambria Math" w:cs="Times New Roman"/>
                    </w:rPr>
                    <m:t>u</m:t>
                  </m:r>
                </m:e>
                <m:sub>
                  <m:r>
                    <w:rPr>
                      <w:rFonts w:ascii="Cambria Math" w:eastAsiaTheme="minorEastAsia" w:hAnsi="Cambria Math" w:cs="Times New Roman"/>
                    </w:rPr>
                    <m:t>i</m:t>
                  </m:r>
                </m:sub>
              </m:sSub>
            </m:den>
          </m:f>
          <m:r>
            <w:rPr>
              <w:rFonts w:ascii="Times New Roman" w:eastAsiaTheme="minorEastAsia" w:hAnsi="Times New Roman" w:cs="Times New Roman"/>
            </w:rPr>
            <m:t>-</m:t>
          </m:r>
          <m:f>
            <m:fPr>
              <m:ctrlPr>
                <w:rPr>
                  <w:rFonts w:ascii="Cambria Math" w:eastAsiaTheme="minorEastAsia" w:hAnsi="Times New Roman" w:cs="Times New Roman"/>
                  <w:i/>
                </w:rPr>
              </m:ctrlPr>
            </m:fPr>
            <m:num>
              <m:sSubSup>
                <m:sSubSupPr>
                  <m:ctrlPr>
                    <w:rPr>
                      <w:rFonts w:ascii="Cambria Math" w:eastAsiaTheme="minorEastAsia" w:hAnsi="Times New Roman" w:cs="Times New Roman"/>
                      <w:i/>
                    </w:rPr>
                  </m:ctrlPr>
                </m:sSubSupPr>
                <m:e>
                  <m:r>
                    <w:rPr>
                      <w:rFonts w:ascii="Cambria Math" w:eastAsiaTheme="minorEastAsia" w:hAnsi="Cambria Math" w:cs="Times New Roman"/>
                    </w:rPr>
                    <m:t>N</m:t>
                  </m:r>
                </m:e>
                <m:sub>
                  <m:r>
                    <w:rPr>
                      <w:rFonts w:ascii="Cambria Math" w:eastAsiaTheme="minorEastAsia" w:hAnsi="Cambria Math" w:cs="Times New Roman"/>
                    </w:rPr>
                    <m:t>i</m:t>
                  </m:r>
                  <m:r>
                    <w:rPr>
                      <w:rFonts w:ascii="Cambria Math" w:eastAsiaTheme="minorEastAsia" w:hAnsi="Times New Roman" w:cs="Times New Roman"/>
                    </w:rPr>
                    <m:t>+1,</m:t>
                  </m:r>
                  <m:r>
                    <w:rPr>
                      <w:rFonts w:ascii="Cambria Math" w:eastAsiaTheme="minorEastAsia" w:hAnsi="Cambria Math" w:cs="Times New Roman"/>
                    </w:rPr>
                    <m:t>p</m:t>
                  </m:r>
                  <m:r>
                    <w:rPr>
                      <w:rFonts w:ascii="Times New Roman" w:eastAsiaTheme="minorEastAsia" w:hAnsi="Times New Roman" w:cs="Times New Roman"/>
                    </w:rPr>
                    <m:t>-</m:t>
                  </m:r>
                  <m:r>
                    <w:rPr>
                      <w:rFonts w:ascii="Cambria Math" w:eastAsiaTheme="minorEastAsia" w:hAnsi="Times New Roman" w:cs="Times New Roman"/>
                    </w:rPr>
                    <m:t>1</m:t>
                  </m:r>
                </m:sub>
                <m:sup>
                  <m:r>
                    <w:rPr>
                      <w:rFonts w:ascii="Cambria Math" w:eastAsiaTheme="minorEastAsia" w:hAnsi="Cambria Math" w:cs="Times New Roman"/>
                    </w:rPr>
                    <m:t>k</m:t>
                  </m:r>
                  <m:r>
                    <w:rPr>
                      <w:rFonts w:ascii="Times New Roman" w:eastAsiaTheme="minorEastAsia" w:hAnsi="Times New Roman" w:cs="Times New Roman"/>
                    </w:rPr>
                    <m:t>-</m:t>
                  </m:r>
                  <m:r>
                    <w:rPr>
                      <w:rFonts w:ascii="Cambria Math" w:eastAsiaTheme="minorEastAsia" w:hAnsi="Times New Roman" w:cs="Times New Roman"/>
                    </w:rPr>
                    <m:t>1</m:t>
                  </m:r>
                </m:sup>
              </m:sSubSup>
              <m:r>
                <w:rPr>
                  <w:rFonts w:ascii="Cambria Math" w:eastAsiaTheme="minorEastAsia" w:hAnsi="Times New Roman" w:cs="Times New Roman"/>
                </w:rPr>
                <m:t>(</m:t>
              </m:r>
              <m:r>
                <w:rPr>
                  <w:rFonts w:ascii="Cambria Math" w:eastAsiaTheme="minorEastAsia" w:hAnsi="Cambria Math" w:cs="Times New Roman"/>
                </w:rPr>
                <m:t>u</m:t>
              </m:r>
              <m:r>
                <w:rPr>
                  <w:rFonts w:ascii="Cambria Math" w:eastAsiaTheme="minorEastAsia" w:hAnsi="Times New Roman" w:cs="Times New Roman"/>
                </w:rPr>
                <m:t>)</m:t>
              </m:r>
            </m:num>
            <m:den>
              <m:sSub>
                <m:sSubPr>
                  <m:ctrlPr>
                    <w:rPr>
                      <w:rFonts w:ascii="Cambria Math" w:eastAsiaTheme="minorEastAsia" w:hAnsi="Times New Roman" w:cs="Times New Roman"/>
                      <w:i/>
                    </w:rPr>
                  </m:ctrlPr>
                </m:sSubPr>
                <m:e>
                  <m:r>
                    <w:rPr>
                      <w:rFonts w:ascii="Cambria Math" w:eastAsiaTheme="minorEastAsia" w:hAnsi="Cambria Math" w:cs="Times New Roman"/>
                    </w:rPr>
                    <m:t>u</m:t>
                  </m:r>
                </m:e>
                <m:sub>
                  <m:r>
                    <w:rPr>
                      <w:rFonts w:ascii="Cambria Math" w:eastAsiaTheme="minorEastAsia" w:hAnsi="Cambria Math" w:cs="Times New Roman"/>
                    </w:rPr>
                    <m:t>i</m:t>
                  </m:r>
                  <m:r>
                    <w:rPr>
                      <w:rFonts w:ascii="Cambria Math" w:eastAsiaTheme="minorEastAsia" w:hAnsi="Times New Roman" w:cs="Times New Roman"/>
                    </w:rPr>
                    <m:t>+</m:t>
                  </m:r>
                  <m:r>
                    <w:rPr>
                      <w:rFonts w:ascii="Cambria Math" w:eastAsiaTheme="minorEastAsia" w:hAnsi="Cambria Math" w:cs="Times New Roman"/>
                    </w:rPr>
                    <m:t>p</m:t>
                  </m:r>
                  <m:r>
                    <w:rPr>
                      <w:rFonts w:ascii="Cambria Math" w:eastAsiaTheme="minorEastAsia" w:hAnsi="Times New Roman" w:cs="Times New Roman"/>
                    </w:rPr>
                    <m:t>+1</m:t>
                  </m:r>
                </m:sub>
              </m:sSub>
              <m:r>
                <w:rPr>
                  <w:rFonts w:ascii="Times New Roman" w:eastAsiaTheme="minorEastAsia" w:hAnsi="Times New Roman" w:cs="Times New Roman"/>
                </w:rPr>
                <m:t>-</m:t>
              </m:r>
              <m:sSub>
                <m:sSubPr>
                  <m:ctrlPr>
                    <w:rPr>
                      <w:rFonts w:ascii="Cambria Math" w:eastAsiaTheme="minorEastAsia" w:hAnsi="Times New Roman" w:cs="Times New Roman"/>
                      <w:i/>
                    </w:rPr>
                  </m:ctrlPr>
                </m:sSubPr>
                <m:e>
                  <m:r>
                    <w:rPr>
                      <w:rFonts w:ascii="Cambria Math" w:eastAsiaTheme="minorEastAsia" w:hAnsi="Cambria Math" w:cs="Times New Roman"/>
                    </w:rPr>
                    <m:t>u</m:t>
                  </m:r>
                </m:e>
                <m:sub>
                  <m:r>
                    <w:rPr>
                      <w:rFonts w:ascii="Cambria Math" w:eastAsiaTheme="minorEastAsia" w:hAnsi="Cambria Math" w:cs="Times New Roman"/>
                    </w:rPr>
                    <m:t>i</m:t>
                  </m:r>
                  <m:r>
                    <w:rPr>
                      <w:rFonts w:ascii="Cambria Math" w:eastAsiaTheme="minorEastAsia" w:hAnsi="Times New Roman" w:cs="Times New Roman"/>
                    </w:rPr>
                    <m:t>+1</m:t>
                  </m:r>
                </m:sub>
              </m:sSub>
            </m:den>
          </m:f>
          <m:r>
            <w:rPr>
              <w:rFonts w:ascii="Cambria Math" w:eastAsiaTheme="minorEastAsia" w:hAnsi="Times New Roman" w:cs="Times New Roman"/>
            </w:rPr>
            <m:t>)</m:t>
          </m:r>
        </m:oMath>
      </m:oMathPara>
    </w:p>
    <w:p w:rsidR="00D84F0C" w:rsidRPr="004E5E50" w:rsidRDefault="00D84F0C" w:rsidP="00796F9B">
      <w:pPr>
        <w:pStyle w:val="ListParagraph"/>
        <w:tabs>
          <w:tab w:val="left" w:pos="90"/>
        </w:tabs>
        <w:jc w:val="both"/>
        <w:rPr>
          <w:rFonts w:ascii="Times New Roman" w:eastAsiaTheme="minorEastAsia" w:hAnsi="Times New Roman" w:cs="Times New Roman"/>
        </w:rPr>
      </w:pPr>
    </w:p>
    <w:p w:rsidR="00131824" w:rsidRPr="004E5E50" w:rsidRDefault="00B50219" w:rsidP="00796F9B">
      <w:pPr>
        <w:tabs>
          <w:tab w:val="left" w:pos="90"/>
        </w:tabs>
        <w:ind w:left="1530" w:hanging="990"/>
        <w:jc w:val="both"/>
        <w:rPr>
          <w:rFonts w:ascii="Times New Roman" w:eastAsiaTheme="minorEastAsia" w:hAnsi="Times New Roman" w:cs="Times New Roman"/>
        </w:rPr>
      </w:pPr>
      <w:r w:rsidRPr="004E5E50">
        <w:rPr>
          <w:rFonts w:ascii="Times New Roman" w:eastAsiaTheme="minorEastAsia" w:hAnsi="Times New Roman" w:cs="Times New Roman"/>
        </w:rPr>
        <w:t xml:space="preserve">    </w:t>
      </w:r>
      <w:r w:rsidR="00D84F0C" w:rsidRPr="004E5E50">
        <w:rPr>
          <w:rFonts w:ascii="Times New Roman" w:eastAsiaTheme="minorEastAsia" w:hAnsi="Times New Roman" w:cs="Times New Roman"/>
        </w:rPr>
        <w:t xml:space="preserve">              Given this form of the partial derivative of the basis function the derivative of the surface vector can be derived as,</w:t>
      </w:r>
      <w:r w:rsidR="00131824" w:rsidRPr="004E5E50">
        <w:rPr>
          <w:rFonts w:ascii="Times New Roman" w:eastAsiaTheme="minorEastAsia" w:hAnsi="Times New Roman" w:cs="Times New Roman"/>
        </w:rPr>
        <w:t xml:space="preserve"> </w:t>
      </w:r>
    </w:p>
    <w:p w:rsidR="00B50219" w:rsidRPr="004E5E50" w:rsidRDefault="000A404B" w:rsidP="00796F9B">
      <w:pPr>
        <w:tabs>
          <w:tab w:val="left" w:pos="90"/>
        </w:tabs>
        <w:ind w:left="1530" w:hanging="990"/>
        <w:jc w:val="both"/>
        <w:rPr>
          <w:rFonts w:ascii="Times New Roman" w:eastAsiaTheme="minorEastAsia" w:hAnsi="Times New Roman" w:cs="Times New Roman"/>
        </w:rPr>
      </w:pPr>
      <m:oMathPara>
        <m:oMath>
          <m:f>
            <m:fPr>
              <m:ctrlPr>
                <w:rPr>
                  <w:rFonts w:ascii="Cambria Math" w:eastAsiaTheme="minorEastAsia" w:hAnsi="Times New Roman" w:cs="Times New Roman"/>
                  <w:i/>
                </w:rPr>
              </m:ctrlPr>
            </m:fPr>
            <m:num>
              <m:sSup>
                <m:sSupPr>
                  <m:ctrlPr>
                    <w:rPr>
                      <w:rFonts w:ascii="Cambria Math" w:eastAsiaTheme="minorEastAsia" w:hAnsi="Times New Roman" w:cs="Times New Roman"/>
                      <w:i/>
                    </w:rPr>
                  </m:ctrlPr>
                </m:sSupPr>
                <m:e>
                  <m:r>
                    <w:rPr>
                      <w:rFonts w:ascii="Cambria Math" w:eastAsiaTheme="minorEastAsia" w:hAnsi="Cambria Math" w:cs="Times New Roman"/>
                    </w:rPr>
                    <m:t>∂</m:t>
                  </m:r>
                </m:e>
                <m:sup>
                  <m:r>
                    <w:rPr>
                      <w:rFonts w:ascii="Cambria Math" w:eastAsiaTheme="minorEastAsia" w:hAnsi="Cambria Math" w:cs="Times New Roman"/>
                    </w:rPr>
                    <m:t>k</m:t>
                  </m:r>
                  <m:r>
                    <w:rPr>
                      <w:rFonts w:ascii="Cambria Math" w:eastAsiaTheme="minorEastAsia" w:hAnsi="Times New Roman" w:cs="Times New Roman"/>
                    </w:rPr>
                    <m:t>+</m:t>
                  </m:r>
                  <m:r>
                    <w:rPr>
                      <w:rFonts w:ascii="Cambria Math" w:eastAsiaTheme="minorEastAsia" w:hAnsi="Cambria Math" w:cs="Times New Roman"/>
                    </w:rPr>
                    <m:t>l</m:t>
                  </m:r>
                </m:sup>
              </m:sSup>
            </m:num>
            <m:den>
              <m:sSup>
                <m:sSupPr>
                  <m:ctrlPr>
                    <w:rPr>
                      <w:rFonts w:ascii="Cambria Math" w:eastAsiaTheme="minorEastAsia" w:hAnsi="Times New Roman" w:cs="Times New Roman"/>
                      <w:i/>
                    </w:rPr>
                  </m:ctrlPr>
                </m:sSupPr>
                <m:e>
                  <m:r>
                    <w:rPr>
                      <w:rFonts w:ascii="Cambria Math" w:eastAsiaTheme="minorEastAsia" w:hAnsi="Cambria Math" w:cs="Times New Roman"/>
                    </w:rPr>
                    <m:t>∂</m:t>
                  </m:r>
                </m:e>
                <m:sup>
                  <m:r>
                    <w:rPr>
                      <w:rFonts w:ascii="Cambria Math" w:eastAsiaTheme="minorEastAsia" w:hAnsi="Cambria Math" w:cs="Times New Roman"/>
                    </w:rPr>
                    <m:t>k</m:t>
                  </m:r>
                </m:sup>
              </m:sSup>
              <m:r>
                <w:rPr>
                  <w:rFonts w:ascii="Cambria Math" w:eastAsiaTheme="minorEastAsia" w:hAnsi="Cambria Math" w:cs="Times New Roman"/>
                </w:rPr>
                <m:t>u</m:t>
              </m:r>
              <m:sSup>
                <m:sSupPr>
                  <m:ctrlPr>
                    <w:rPr>
                      <w:rFonts w:ascii="Cambria Math" w:eastAsiaTheme="minorEastAsia" w:hAnsi="Times New Roman" w:cs="Times New Roman"/>
                      <w:i/>
                    </w:rPr>
                  </m:ctrlPr>
                </m:sSupPr>
                <m:e>
                  <m:r>
                    <w:rPr>
                      <w:rFonts w:ascii="Cambria Math" w:eastAsiaTheme="minorEastAsia" w:hAnsi="Cambria Math" w:cs="Times New Roman"/>
                    </w:rPr>
                    <m:t>∂</m:t>
                  </m:r>
                </m:e>
                <m:sup>
                  <m:r>
                    <w:rPr>
                      <w:rFonts w:ascii="Cambria Math" w:eastAsiaTheme="minorEastAsia" w:hAnsi="Cambria Math" w:cs="Times New Roman"/>
                    </w:rPr>
                    <m:t>l</m:t>
                  </m:r>
                </m:sup>
              </m:sSup>
              <m:r>
                <w:rPr>
                  <w:rFonts w:ascii="Cambria Math" w:eastAsiaTheme="minorEastAsia" w:hAnsi="Cambria Math" w:cs="Times New Roman"/>
                </w:rPr>
                <m:t>v</m:t>
              </m:r>
            </m:den>
          </m:f>
          <m:r>
            <w:rPr>
              <w:rFonts w:ascii="Cambria Math" w:eastAsiaTheme="minorEastAsia" w:hAnsi="Cambria Math" w:cs="Times New Roman"/>
            </w:rPr>
            <m:t>S</m:t>
          </m:r>
          <m:r>
            <w:rPr>
              <w:rFonts w:ascii="Cambria Math" w:eastAsiaTheme="minorEastAsia" w:hAnsi="Times New Roman" w:cs="Times New Roman"/>
            </w:rPr>
            <m:t>(</m:t>
          </m:r>
          <m:r>
            <w:rPr>
              <w:rFonts w:ascii="Cambria Math" w:eastAsiaTheme="minorEastAsia" w:hAnsi="Cambria Math" w:cs="Times New Roman"/>
            </w:rPr>
            <m:t>u</m:t>
          </m:r>
          <m:r>
            <w:rPr>
              <w:rFonts w:ascii="Cambria Math" w:eastAsiaTheme="minorEastAsia" w:hAnsi="Times New Roman" w:cs="Times New Roman"/>
            </w:rPr>
            <m:t>,</m:t>
          </m:r>
          <m:r>
            <w:rPr>
              <w:rFonts w:ascii="Cambria Math" w:eastAsiaTheme="minorEastAsia" w:hAnsi="Cambria Math" w:cs="Times New Roman"/>
            </w:rPr>
            <m:t>v</m:t>
          </m:r>
          <m:r>
            <w:rPr>
              <w:rFonts w:ascii="Cambria Math" w:eastAsiaTheme="minorEastAsia" w:hAnsi="Times New Roman" w:cs="Times New Roman"/>
            </w:rPr>
            <m:t>)</m:t>
          </m:r>
          <m:r>
            <w:rPr>
              <w:rFonts w:ascii="Cambria Math" w:eastAsiaTheme="minorEastAsia" w:hAnsi="Times New Roman" w:cs="Times New Roman"/>
            </w:rPr>
            <m:t>=</m:t>
          </m:r>
          <m:sSup>
            <m:sSupPr>
              <m:ctrlPr>
                <w:rPr>
                  <w:rFonts w:ascii="Cambria Math" w:eastAsiaTheme="minorEastAsia" w:hAnsi="Times New Roman" w:cs="Times New Roman"/>
                  <w:i/>
                </w:rPr>
              </m:ctrlPr>
            </m:sSupPr>
            <m:e>
              <m:d>
                <m:dPr>
                  <m:begChr m:val="["/>
                  <m:endChr m:val="]"/>
                  <m:ctrlPr>
                    <w:rPr>
                      <w:rFonts w:ascii="Cambria Math" w:eastAsiaTheme="minorEastAsia" w:hAnsi="Times New Roman" w:cs="Times New Roman"/>
                      <w:i/>
                    </w:rPr>
                  </m:ctrlPr>
                </m:dPr>
                <m:e>
                  <m:sSubSup>
                    <m:sSubSupPr>
                      <m:ctrlPr>
                        <w:rPr>
                          <w:rFonts w:ascii="Cambria Math" w:eastAsiaTheme="minorEastAsia" w:hAnsi="Times New Roman" w:cs="Times New Roman"/>
                          <w:i/>
                        </w:rPr>
                      </m:ctrlPr>
                    </m:sSubSupPr>
                    <m:e>
                      <m:r>
                        <w:rPr>
                          <w:rFonts w:ascii="Cambria Math" w:eastAsiaTheme="minorEastAsia" w:hAnsi="Cambria Math" w:cs="Times New Roman"/>
                        </w:rPr>
                        <m:t>N</m:t>
                      </m:r>
                    </m:e>
                    <m:sub>
                      <m:r>
                        <w:rPr>
                          <w:rFonts w:ascii="Cambria Math" w:eastAsiaTheme="minorEastAsia" w:hAnsi="Cambria Math" w:cs="Times New Roman"/>
                        </w:rPr>
                        <m:t>r</m:t>
                      </m:r>
                      <m:r>
                        <w:rPr>
                          <w:rFonts w:ascii="Cambria Math" w:eastAsiaTheme="minorEastAsia" w:hAnsi="Times New Roman" w:cs="Times New Roman"/>
                        </w:rPr>
                        <m:t>,</m:t>
                      </m:r>
                      <m:r>
                        <w:rPr>
                          <w:rFonts w:ascii="Cambria Math" w:eastAsiaTheme="minorEastAsia" w:hAnsi="Cambria Math" w:cs="Times New Roman"/>
                        </w:rPr>
                        <m:t>p</m:t>
                      </m:r>
                    </m:sub>
                    <m:sup>
                      <m:r>
                        <w:rPr>
                          <w:rFonts w:ascii="Cambria Math" w:eastAsiaTheme="minorEastAsia" w:hAnsi="Cambria Math" w:cs="Times New Roman"/>
                        </w:rPr>
                        <m:t>k</m:t>
                      </m:r>
                    </m:sup>
                  </m:sSubSup>
                </m:e>
              </m:d>
            </m:e>
            <m:sup>
              <m:r>
                <w:rPr>
                  <w:rFonts w:ascii="Cambria Math" w:eastAsiaTheme="minorEastAsia" w:hAnsi="Cambria Math" w:cs="Times New Roman"/>
                </w:rPr>
                <m:t>T</m:t>
              </m:r>
            </m:sup>
          </m:sSup>
          <m:d>
            <m:dPr>
              <m:begChr m:val="["/>
              <m:endChr m:val="]"/>
              <m:ctrlPr>
                <w:rPr>
                  <w:rFonts w:ascii="Cambria Math" w:eastAsiaTheme="minorEastAsia" w:hAnsi="Times New Roman" w:cs="Times New Roman"/>
                  <w:i/>
                </w:rPr>
              </m:ctrlPr>
            </m:dPr>
            <m:e>
              <m:sSub>
                <m:sSubPr>
                  <m:ctrlPr>
                    <w:rPr>
                      <w:rFonts w:ascii="Cambria Math" w:eastAsiaTheme="minorEastAsia" w:hAnsi="Times New Roman"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r>
                    <w:rPr>
                      <w:rFonts w:ascii="Cambria Math" w:eastAsiaTheme="minorEastAsia" w:hAnsi="Times New Roman" w:cs="Times New Roman"/>
                    </w:rPr>
                    <m:t>,</m:t>
                  </m:r>
                  <m:r>
                    <w:rPr>
                      <w:rFonts w:ascii="Cambria Math" w:eastAsiaTheme="minorEastAsia" w:hAnsi="Cambria Math" w:cs="Times New Roman"/>
                    </w:rPr>
                    <m:t>j</m:t>
                  </m:r>
                </m:sub>
              </m:sSub>
            </m:e>
          </m:d>
          <m:sSup>
            <m:sSupPr>
              <m:ctrlPr>
                <w:rPr>
                  <w:rFonts w:ascii="Cambria Math" w:eastAsiaTheme="minorEastAsia" w:hAnsi="Times New Roman" w:cs="Times New Roman"/>
                  <w:i/>
                </w:rPr>
              </m:ctrlPr>
            </m:sSupPr>
            <m:e>
              <m:d>
                <m:dPr>
                  <m:begChr m:val="["/>
                  <m:endChr m:val="]"/>
                  <m:ctrlPr>
                    <w:rPr>
                      <w:rFonts w:ascii="Cambria Math" w:eastAsiaTheme="minorEastAsia" w:hAnsi="Times New Roman" w:cs="Times New Roman"/>
                      <w:i/>
                    </w:rPr>
                  </m:ctrlPr>
                </m:dPr>
                <m:e>
                  <m:sSubSup>
                    <m:sSubSupPr>
                      <m:ctrlPr>
                        <w:rPr>
                          <w:rFonts w:ascii="Cambria Math" w:eastAsiaTheme="minorEastAsia" w:hAnsi="Times New Roman" w:cs="Times New Roman"/>
                          <w:i/>
                        </w:rPr>
                      </m:ctrlPr>
                    </m:sSubSupPr>
                    <m:e>
                      <m:r>
                        <w:rPr>
                          <w:rFonts w:ascii="Cambria Math" w:eastAsiaTheme="minorEastAsia" w:hAnsi="Cambria Math" w:cs="Times New Roman"/>
                        </w:rPr>
                        <m:t>N</m:t>
                      </m:r>
                    </m:e>
                    <m:sub>
                      <m:r>
                        <w:rPr>
                          <w:rFonts w:ascii="Cambria Math" w:eastAsiaTheme="minorEastAsia" w:hAnsi="Cambria Math" w:cs="Times New Roman"/>
                        </w:rPr>
                        <m:t>s</m:t>
                      </m:r>
                      <m:r>
                        <w:rPr>
                          <w:rFonts w:ascii="Cambria Math" w:eastAsiaTheme="minorEastAsia" w:hAnsi="Times New Roman" w:cs="Times New Roman"/>
                        </w:rPr>
                        <m:t>,</m:t>
                      </m:r>
                      <m:r>
                        <w:rPr>
                          <w:rFonts w:ascii="Cambria Math" w:eastAsiaTheme="minorEastAsia" w:hAnsi="Cambria Math" w:cs="Times New Roman"/>
                        </w:rPr>
                        <m:t>q</m:t>
                      </m:r>
                    </m:sub>
                    <m:sup>
                      <m:r>
                        <w:rPr>
                          <w:rFonts w:ascii="Cambria Math" w:eastAsiaTheme="minorEastAsia" w:hAnsi="Cambria Math" w:cs="Times New Roman"/>
                        </w:rPr>
                        <m:t>l</m:t>
                      </m:r>
                    </m:sup>
                  </m:sSubSup>
                </m:e>
              </m:d>
            </m:e>
            <m:sup>
              <m:r>
                <w:rPr>
                  <w:rFonts w:ascii="Cambria Math" w:eastAsiaTheme="minorEastAsia" w:hAnsi="Cambria Math" w:cs="Times New Roman"/>
                </w:rPr>
                <m:t>T</m:t>
              </m:r>
            </m:sup>
          </m:sSup>
        </m:oMath>
      </m:oMathPara>
    </w:p>
    <w:p w:rsidR="000A404B" w:rsidRPr="004E5E50" w:rsidRDefault="00131824" w:rsidP="00131824">
      <w:pPr>
        <w:pStyle w:val="ListParagraph"/>
        <w:numPr>
          <w:ilvl w:val="0"/>
          <w:numId w:val="3"/>
        </w:numPr>
        <w:tabs>
          <w:tab w:val="left" w:pos="90"/>
        </w:tabs>
        <w:rPr>
          <w:rFonts w:ascii="Times New Roman" w:eastAsiaTheme="minorEastAsia" w:hAnsi="Times New Roman" w:cs="Times New Roman"/>
          <w:b/>
          <w:bCs/>
        </w:rPr>
      </w:pPr>
      <w:r w:rsidRPr="004E5E50">
        <w:rPr>
          <w:rFonts w:ascii="Times New Roman" w:eastAsiaTheme="minorEastAsia" w:hAnsi="Times New Roman" w:cs="Times New Roman"/>
          <w:b/>
          <w:bCs/>
        </w:rPr>
        <w:t>Normal:</w:t>
      </w:r>
    </w:p>
    <w:p w:rsidR="00131824" w:rsidRPr="008A2FE2" w:rsidRDefault="00131824" w:rsidP="000B1D7B">
      <w:pPr>
        <w:pStyle w:val="ListParagraph"/>
        <w:tabs>
          <w:tab w:val="left" w:pos="90"/>
        </w:tabs>
        <w:ind w:left="1440"/>
        <w:jc w:val="both"/>
        <w:rPr>
          <w:rFonts w:ascii="Times New Roman" w:eastAsiaTheme="minorEastAsia" w:hAnsi="Times New Roman" w:cs="Times New Roman"/>
          <w:noProof/>
          <w:sz w:val="30"/>
          <w:szCs w:val="30"/>
        </w:rPr>
      </w:pPr>
      <w:proofErr w:type="gramStart"/>
      <w:r w:rsidRPr="004E5E50">
        <w:rPr>
          <w:rFonts w:ascii="Times New Roman" w:eastAsiaTheme="minorEastAsia" w:hAnsi="Times New Roman" w:cs="Times New Roman"/>
        </w:rPr>
        <w:t xml:space="preserve">Since the surface is a mesh of several </w:t>
      </w:r>
      <w:proofErr w:type="spellStart"/>
      <w:r w:rsidRPr="004E5E50">
        <w:rPr>
          <w:rFonts w:ascii="Times New Roman" w:eastAsiaTheme="minorEastAsia" w:hAnsi="Times New Roman" w:cs="Times New Roman"/>
        </w:rPr>
        <w:t>isoparametric</w:t>
      </w:r>
      <w:proofErr w:type="spellEnd"/>
      <w:r w:rsidRPr="004E5E50">
        <w:rPr>
          <w:rFonts w:ascii="Times New Roman" w:eastAsiaTheme="minorEastAsia" w:hAnsi="Times New Roman" w:cs="Times New Roman"/>
        </w:rPr>
        <w:t xml:space="preserve"> lines, so the normal vector to the surface at a point is simply given as the vector cross product of the partial derivatives of any point with respect to the parameters.</w:t>
      </w:r>
      <w:proofErr w:type="gramEnd"/>
      <w:r w:rsidR="00865C40" w:rsidRPr="004E5E50">
        <w:rPr>
          <w:rFonts w:ascii="Times New Roman" w:eastAsiaTheme="minorEastAsia" w:hAnsi="Times New Roman" w:cs="Times New Roman"/>
        </w:rPr>
        <w:t xml:space="preserve"> Hence the normal is given in the matrix form </w:t>
      </w:r>
      <m:oMath>
        <m:d>
          <m:dPr>
            <m:begChr m:val="["/>
            <m:endChr m:val="]"/>
            <m:ctrlPr>
              <w:rPr>
                <w:rFonts w:ascii="Cambria Math" w:eastAsiaTheme="minorEastAsia" w:hAnsi="Times New Roman" w:cs="Times New Roman"/>
                <w:i/>
              </w:rPr>
            </m:ctrlPr>
          </m:dPr>
          <m:e>
            <m:m>
              <m:mPr>
                <m:mcs>
                  <m:mc>
                    <m:mcPr>
                      <m:count m:val="1"/>
                      <m:mcJc m:val="center"/>
                    </m:mcPr>
                  </m:mc>
                </m:mcs>
                <m:ctrlPr>
                  <w:rPr>
                    <w:rFonts w:ascii="Cambria Math" w:eastAsiaTheme="minorEastAsia" w:hAnsi="Times New Roman" w:cs="Times New Roman"/>
                    <w:i/>
                  </w:rPr>
                </m:ctrlPr>
              </m:mPr>
              <m:mr>
                <m:e>
                  <m:sSub>
                    <m:sSubPr>
                      <m:ctrlPr>
                        <w:rPr>
                          <w:rFonts w:ascii="Cambria Math" w:eastAsiaTheme="minorEastAsia" w:hAnsi="Times New Roman" w:cs="Times New Roman"/>
                          <w:i/>
                        </w:rPr>
                      </m:ctrlPr>
                    </m:sSubPr>
                    <m:e>
                      <m:r>
                        <w:rPr>
                          <w:rFonts w:ascii="Cambria Math" w:eastAsiaTheme="minorEastAsia" w:hAnsi="Cambria Math" w:cs="Times New Roman"/>
                        </w:rPr>
                        <m:t>n</m:t>
                      </m:r>
                    </m:e>
                    <m:sub>
                      <m:r>
                        <w:rPr>
                          <w:rFonts w:ascii="Cambria Math" w:eastAsiaTheme="minorEastAsia" w:hAnsi="Cambria Math" w:cs="Times New Roman"/>
                        </w:rPr>
                        <m:t>x</m:t>
                      </m:r>
                    </m:sub>
                  </m:sSub>
                </m:e>
              </m:mr>
              <m:mr>
                <m:e>
                  <m:sSub>
                    <m:sSubPr>
                      <m:ctrlPr>
                        <w:rPr>
                          <w:rFonts w:ascii="Cambria Math" w:eastAsiaTheme="minorEastAsia" w:hAnsi="Times New Roman" w:cs="Times New Roman"/>
                          <w:i/>
                        </w:rPr>
                      </m:ctrlPr>
                    </m:sSubPr>
                    <m:e>
                      <m:r>
                        <w:rPr>
                          <w:rFonts w:ascii="Cambria Math" w:eastAsiaTheme="minorEastAsia" w:hAnsi="Cambria Math" w:cs="Times New Roman"/>
                        </w:rPr>
                        <m:t>n</m:t>
                      </m:r>
                    </m:e>
                    <m:sub>
                      <m:r>
                        <w:rPr>
                          <w:rFonts w:ascii="Cambria Math" w:eastAsiaTheme="minorEastAsia" w:hAnsi="Cambria Math" w:cs="Times New Roman"/>
                        </w:rPr>
                        <m:t>y</m:t>
                      </m:r>
                    </m:sub>
                  </m:sSub>
                </m:e>
              </m:mr>
              <m:mr>
                <m:e>
                  <m:sSub>
                    <m:sSubPr>
                      <m:ctrlPr>
                        <w:rPr>
                          <w:rFonts w:ascii="Cambria Math" w:eastAsiaTheme="minorEastAsia" w:hAnsi="Times New Roman" w:cs="Times New Roman"/>
                          <w:i/>
                        </w:rPr>
                      </m:ctrlPr>
                    </m:sSubPr>
                    <m:e>
                      <m:r>
                        <w:rPr>
                          <w:rFonts w:ascii="Cambria Math" w:eastAsiaTheme="minorEastAsia" w:hAnsi="Cambria Math" w:cs="Times New Roman"/>
                        </w:rPr>
                        <m:t>n</m:t>
                      </m:r>
                    </m:e>
                    <m:sub>
                      <m:r>
                        <w:rPr>
                          <w:rFonts w:ascii="Cambria Math" w:eastAsiaTheme="minorEastAsia" w:hAnsi="Cambria Math" w:cs="Times New Roman"/>
                        </w:rPr>
                        <m:t>z</m:t>
                      </m:r>
                    </m:sub>
                  </m:sSub>
                </m:e>
              </m:mr>
            </m:m>
          </m:e>
        </m:d>
        <m:r>
          <w:rPr>
            <w:rFonts w:ascii="Cambria Math" w:eastAsiaTheme="minorEastAsia" w:hAnsi="Times New Roman" w:cs="Times New Roman"/>
          </w:rPr>
          <m:t>=</m:t>
        </m:r>
        <m:d>
          <m:dPr>
            <m:begChr m:val="["/>
            <m:endChr m:val="]"/>
            <m:ctrlPr>
              <w:rPr>
                <w:rFonts w:ascii="Cambria Math" w:eastAsiaTheme="minorEastAsia" w:hAnsi="Times New Roman" w:cs="Times New Roman"/>
                <w:i/>
              </w:rPr>
            </m:ctrlPr>
          </m:dPr>
          <m:e>
            <m:m>
              <m:mPr>
                <m:mcs>
                  <m:mc>
                    <m:mcPr>
                      <m:count m:val="1"/>
                      <m:mcJc m:val="center"/>
                    </m:mcPr>
                  </m:mc>
                </m:mcs>
                <m:ctrlPr>
                  <w:rPr>
                    <w:rFonts w:ascii="Cambria Math" w:eastAsiaTheme="minorEastAsia" w:hAnsi="Times New Roman" w:cs="Times New Roman"/>
                    <w:i/>
                  </w:rPr>
                </m:ctrlPr>
              </m:mPr>
              <m:mr>
                <m:e>
                  <m:f>
                    <m:fPr>
                      <m:ctrlPr>
                        <w:rPr>
                          <w:rFonts w:ascii="Cambria Math" w:eastAsiaTheme="minorEastAsia" w:hAnsi="Times New Roman" w:cs="Times New Roman"/>
                          <w:i/>
                        </w:rPr>
                      </m:ctrlPr>
                    </m:fPr>
                    <m:num>
                      <m:r>
                        <w:rPr>
                          <w:rFonts w:ascii="Cambria Math" w:eastAsiaTheme="minorEastAsia" w:hAnsi="Cambria Math" w:cs="Times New Roman"/>
                        </w:rPr>
                        <m:t>∂X</m:t>
                      </m:r>
                    </m:num>
                    <m:den>
                      <m:r>
                        <w:rPr>
                          <w:rFonts w:ascii="Cambria Math" w:eastAsiaTheme="minorEastAsia" w:hAnsi="Cambria Math" w:cs="Times New Roman"/>
                        </w:rPr>
                        <m:t>∂u</m:t>
                      </m:r>
                    </m:den>
                  </m:f>
                </m:e>
              </m:mr>
              <m:mr>
                <m:e>
                  <m:f>
                    <m:fPr>
                      <m:ctrlPr>
                        <w:rPr>
                          <w:rFonts w:ascii="Cambria Math" w:eastAsiaTheme="minorEastAsia" w:hAnsi="Times New Roman" w:cs="Times New Roman"/>
                          <w:i/>
                        </w:rPr>
                      </m:ctrlPr>
                    </m:fPr>
                    <m:num>
                      <m:r>
                        <w:rPr>
                          <w:rFonts w:ascii="Cambria Math" w:eastAsiaTheme="minorEastAsia" w:hAnsi="Cambria Math" w:cs="Times New Roman"/>
                        </w:rPr>
                        <m:t>∂Y</m:t>
                      </m:r>
                    </m:num>
                    <m:den>
                      <m:r>
                        <w:rPr>
                          <w:rFonts w:ascii="Cambria Math" w:eastAsiaTheme="minorEastAsia" w:hAnsi="Cambria Math" w:cs="Times New Roman"/>
                        </w:rPr>
                        <m:t>∂u</m:t>
                      </m:r>
                    </m:den>
                  </m:f>
                </m:e>
              </m:mr>
              <m:mr>
                <m:e>
                  <m:f>
                    <m:fPr>
                      <m:ctrlPr>
                        <w:rPr>
                          <w:rFonts w:ascii="Cambria Math" w:eastAsiaTheme="minorEastAsia" w:hAnsi="Times New Roman" w:cs="Times New Roman"/>
                          <w:i/>
                        </w:rPr>
                      </m:ctrlPr>
                    </m:fPr>
                    <m:num>
                      <m:r>
                        <w:rPr>
                          <w:rFonts w:ascii="Cambria Math" w:eastAsiaTheme="minorEastAsia" w:hAnsi="Cambria Math" w:cs="Times New Roman"/>
                        </w:rPr>
                        <m:t>∂Z</m:t>
                      </m:r>
                    </m:num>
                    <m:den>
                      <m:r>
                        <w:rPr>
                          <w:rFonts w:ascii="Cambria Math" w:eastAsiaTheme="minorEastAsia" w:hAnsi="Cambria Math" w:cs="Times New Roman"/>
                        </w:rPr>
                        <m:t>∂u</m:t>
                      </m:r>
                    </m:den>
                  </m:f>
                </m:e>
              </m:mr>
            </m:m>
          </m:e>
        </m:d>
        <m:r>
          <w:rPr>
            <w:rFonts w:ascii="Times New Roman" w:eastAsiaTheme="minorEastAsia" w:hAnsi="Times New Roman" w:cs="Times New Roman"/>
          </w:rPr>
          <m:t>×</m:t>
        </m:r>
        <m:d>
          <m:dPr>
            <m:begChr m:val="["/>
            <m:endChr m:val="]"/>
            <m:ctrlPr>
              <w:rPr>
                <w:rFonts w:ascii="Cambria Math" w:eastAsiaTheme="minorEastAsia" w:hAnsi="Times New Roman" w:cs="Times New Roman"/>
                <w:i/>
              </w:rPr>
            </m:ctrlPr>
          </m:dPr>
          <m:e>
            <m:m>
              <m:mPr>
                <m:mcs>
                  <m:mc>
                    <m:mcPr>
                      <m:count m:val="1"/>
                      <m:mcJc m:val="center"/>
                    </m:mcPr>
                  </m:mc>
                </m:mcs>
                <m:ctrlPr>
                  <w:rPr>
                    <w:rFonts w:ascii="Cambria Math" w:eastAsiaTheme="minorEastAsia" w:hAnsi="Times New Roman" w:cs="Times New Roman"/>
                    <w:i/>
                  </w:rPr>
                </m:ctrlPr>
              </m:mPr>
              <m:mr>
                <m:e>
                  <m:f>
                    <m:fPr>
                      <m:ctrlPr>
                        <w:rPr>
                          <w:rFonts w:ascii="Cambria Math" w:eastAsiaTheme="minorEastAsia" w:hAnsi="Times New Roman" w:cs="Times New Roman"/>
                          <w:i/>
                        </w:rPr>
                      </m:ctrlPr>
                    </m:fPr>
                    <m:num>
                      <m:r>
                        <w:rPr>
                          <w:rFonts w:ascii="Cambria Math" w:eastAsiaTheme="minorEastAsia" w:hAnsi="Cambria Math" w:cs="Times New Roman"/>
                        </w:rPr>
                        <m:t>∂X</m:t>
                      </m:r>
                    </m:num>
                    <m:den>
                      <m:r>
                        <w:rPr>
                          <w:rFonts w:ascii="Cambria Math" w:eastAsiaTheme="minorEastAsia" w:hAnsi="Cambria Math" w:cs="Times New Roman"/>
                        </w:rPr>
                        <m:t>∂v</m:t>
                      </m:r>
                    </m:den>
                  </m:f>
                </m:e>
              </m:mr>
              <m:mr>
                <m:e>
                  <m:f>
                    <m:fPr>
                      <m:ctrlPr>
                        <w:rPr>
                          <w:rFonts w:ascii="Cambria Math" w:eastAsiaTheme="minorEastAsia" w:hAnsi="Times New Roman" w:cs="Times New Roman"/>
                          <w:i/>
                        </w:rPr>
                      </m:ctrlPr>
                    </m:fPr>
                    <m:num>
                      <m:r>
                        <w:rPr>
                          <w:rFonts w:ascii="Cambria Math" w:eastAsiaTheme="minorEastAsia" w:hAnsi="Cambria Math" w:cs="Times New Roman"/>
                        </w:rPr>
                        <m:t>∂Y</m:t>
                      </m:r>
                    </m:num>
                    <m:den>
                      <m:r>
                        <w:rPr>
                          <w:rFonts w:ascii="Cambria Math" w:eastAsiaTheme="minorEastAsia" w:hAnsi="Cambria Math" w:cs="Times New Roman"/>
                        </w:rPr>
                        <m:t>∂v</m:t>
                      </m:r>
                    </m:den>
                  </m:f>
                </m:e>
              </m:mr>
              <m:mr>
                <m:e>
                  <m:f>
                    <m:fPr>
                      <m:ctrlPr>
                        <w:rPr>
                          <w:rFonts w:ascii="Cambria Math" w:eastAsiaTheme="minorEastAsia" w:hAnsi="Times New Roman" w:cs="Times New Roman"/>
                          <w:i/>
                        </w:rPr>
                      </m:ctrlPr>
                    </m:fPr>
                    <m:num>
                      <m:r>
                        <w:rPr>
                          <w:rFonts w:ascii="Cambria Math" w:eastAsiaTheme="minorEastAsia" w:hAnsi="Cambria Math" w:cs="Times New Roman"/>
                        </w:rPr>
                        <m:t>∂Z</m:t>
                      </m:r>
                    </m:num>
                    <m:den>
                      <m:r>
                        <w:rPr>
                          <w:rFonts w:ascii="Cambria Math" w:eastAsiaTheme="minorEastAsia" w:hAnsi="Cambria Math" w:cs="Times New Roman"/>
                        </w:rPr>
                        <m:t>∂v</m:t>
                      </m:r>
                    </m:den>
                  </m:f>
                </m:e>
              </m:mr>
            </m:m>
          </m:e>
        </m:d>
      </m:oMath>
      <w:r w:rsidR="00865C40">
        <w:rPr>
          <w:rFonts w:ascii="Times New Roman" w:eastAsiaTheme="minorEastAsia" w:hAnsi="Times New Roman" w:cs="Times New Roman"/>
          <w:noProof/>
          <w:lang w:eastAsia="ja-JP" w:bidi="bn-IN"/>
        </w:rPr>
        <w:drawing>
          <wp:inline distT="0" distB="0" distL="0" distR="0">
            <wp:extent cx="4106694" cy="3175279"/>
            <wp:effectExtent l="19050" t="0" r="8106" b="0"/>
            <wp:docPr id="41" name="Picture 40" descr="hhh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hh.tif"/>
                    <pic:cNvPicPr/>
                  </pic:nvPicPr>
                  <pic:blipFill>
                    <a:blip r:embed="rId19" cstate="print"/>
                    <a:stretch>
                      <a:fillRect/>
                    </a:stretch>
                  </pic:blipFill>
                  <pic:spPr>
                    <a:xfrm>
                      <a:off x="0" y="0"/>
                      <a:ext cx="4112116" cy="3179472"/>
                    </a:xfrm>
                    <a:prstGeom prst="rect">
                      <a:avLst/>
                    </a:prstGeom>
                  </pic:spPr>
                </pic:pic>
              </a:graphicData>
            </a:graphic>
          </wp:inline>
        </w:drawing>
      </w:r>
    </w:p>
    <w:p w:rsidR="008A2FE2" w:rsidRDefault="008A2FE2" w:rsidP="008A2FE2">
      <w:pPr>
        <w:pStyle w:val="ListParagraph"/>
        <w:tabs>
          <w:tab w:val="left" w:pos="90"/>
        </w:tabs>
        <w:ind w:left="1440"/>
        <w:jc w:val="center"/>
        <w:rPr>
          <w:rFonts w:ascii="Times New Roman" w:eastAsiaTheme="minorEastAsia" w:hAnsi="Times New Roman" w:cs="Times New Roman"/>
          <w:noProof/>
        </w:rPr>
      </w:pPr>
      <w:r>
        <w:rPr>
          <w:rFonts w:ascii="Times New Roman" w:eastAsiaTheme="minorEastAsia" w:hAnsi="Times New Roman" w:cs="Times New Roman"/>
          <w:noProof/>
        </w:rPr>
        <w:t>Fig.10.Direction of normal at a point for example surface.</w:t>
      </w:r>
    </w:p>
    <w:p w:rsidR="008A2FE2" w:rsidRDefault="008A2FE2" w:rsidP="00131824">
      <w:pPr>
        <w:pStyle w:val="ListParagraph"/>
        <w:tabs>
          <w:tab w:val="left" w:pos="90"/>
        </w:tabs>
        <w:ind w:left="1440"/>
        <w:rPr>
          <w:rFonts w:ascii="Times New Roman" w:eastAsiaTheme="minorEastAsia" w:hAnsi="Times New Roman" w:cs="Times New Roman"/>
          <w:noProof/>
        </w:rPr>
      </w:pPr>
    </w:p>
    <w:p w:rsidR="008A2FE2" w:rsidRDefault="008A2FE2" w:rsidP="00131824">
      <w:pPr>
        <w:pStyle w:val="ListParagraph"/>
        <w:tabs>
          <w:tab w:val="left" w:pos="90"/>
        </w:tabs>
        <w:ind w:left="1440"/>
        <w:rPr>
          <w:rFonts w:ascii="Times New Roman" w:eastAsiaTheme="minorEastAsia" w:hAnsi="Times New Roman" w:cs="Times New Roman"/>
          <w:noProof/>
        </w:rPr>
      </w:pPr>
      <w:r>
        <w:rPr>
          <w:rFonts w:ascii="Times New Roman" w:eastAsiaTheme="minorEastAsia" w:hAnsi="Times New Roman" w:cs="Times New Roman"/>
          <w:noProof/>
        </w:rPr>
        <w:lastRenderedPageBreak/>
        <w:t>The direction of normal at point for the NURBS surface in figure 9 has been shown in figure 10.</w:t>
      </w:r>
    </w:p>
    <w:p w:rsidR="008A2FE2" w:rsidRDefault="008A2FE2" w:rsidP="00131824">
      <w:pPr>
        <w:pStyle w:val="ListParagraph"/>
        <w:tabs>
          <w:tab w:val="left" w:pos="90"/>
        </w:tabs>
        <w:ind w:left="1440"/>
        <w:rPr>
          <w:rFonts w:ascii="Times New Roman" w:eastAsiaTheme="minorEastAsia" w:hAnsi="Times New Roman" w:cs="Times New Roman"/>
          <w:noProof/>
        </w:rPr>
      </w:pPr>
    </w:p>
    <w:p w:rsidR="008A2FE2" w:rsidRDefault="008A2FE2" w:rsidP="004E5E50">
      <w:pPr>
        <w:pStyle w:val="ListParagraph"/>
        <w:numPr>
          <w:ilvl w:val="0"/>
          <w:numId w:val="3"/>
        </w:numPr>
        <w:tabs>
          <w:tab w:val="left" w:pos="90"/>
        </w:tabs>
        <w:rPr>
          <w:rFonts w:ascii="Times New Roman" w:eastAsiaTheme="minorEastAsia" w:hAnsi="Times New Roman" w:cs="Times New Roman"/>
          <w:b/>
          <w:bCs/>
          <w:noProof/>
        </w:rPr>
      </w:pPr>
      <w:r w:rsidRPr="008A2FE2">
        <w:rPr>
          <w:rFonts w:ascii="Times New Roman" w:eastAsiaTheme="minorEastAsia" w:hAnsi="Times New Roman" w:cs="Times New Roman"/>
          <w:b/>
          <w:bCs/>
          <w:noProof/>
        </w:rPr>
        <w:t>Curvature:</w:t>
      </w:r>
    </w:p>
    <w:p w:rsidR="00C36D1B" w:rsidRPr="00C36D1B" w:rsidRDefault="008A2FE2" w:rsidP="00796F9B">
      <w:pPr>
        <w:pStyle w:val="ListParagraph"/>
        <w:tabs>
          <w:tab w:val="left" w:pos="90"/>
        </w:tabs>
        <w:ind w:left="1440"/>
        <w:jc w:val="both"/>
        <w:rPr>
          <w:rFonts w:ascii="Times New Roman" w:eastAsiaTheme="minorEastAsia" w:hAnsi="Times New Roman" w:cs="Times New Roman"/>
          <w:iCs/>
          <w:noProof/>
        </w:rPr>
      </w:pPr>
      <w:r>
        <w:rPr>
          <w:rFonts w:ascii="Times New Roman" w:eastAsiaTheme="minorEastAsia" w:hAnsi="Times New Roman" w:cs="Times New Roman"/>
          <w:noProof/>
        </w:rPr>
        <w:t xml:space="preserve">Calculation of curvature in case of a bi-paramteric surface is not a trivial computation, infact the concept of curvature in 3-D is in itself mathematically more intriguing than in 2-D. Usually </w:t>
      </w:r>
      <w:r w:rsidR="00370CB4">
        <w:rPr>
          <w:rFonts w:ascii="Times New Roman" w:eastAsiaTheme="minorEastAsia" w:hAnsi="Times New Roman" w:cs="Times New Roman"/>
          <w:noProof/>
        </w:rPr>
        <w:t xml:space="preserve">curvature for a surface is given as gaussian and mean curvature in general, however in our case we will deal with gaussian curvature without any-loss in generality since, our intention is to capture points which vary inversely as radius. A detailed discussion on what curvature is defined as for a surface is given in </w:t>
      </w:r>
      <w:r w:rsidR="00370CB4">
        <w:rPr>
          <w:rFonts w:ascii="Times New Roman" w:eastAsiaTheme="minorEastAsia" w:hAnsi="Times New Roman" w:cs="Times New Roman"/>
          <w:i/>
          <w:iCs/>
          <w:noProof/>
        </w:rPr>
        <w:t>18.</w:t>
      </w:r>
      <w:r w:rsidR="00370CB4">
        <w:rPr>
          <w:rFonts w:ascii="Times New Roman" w:eastAsiaTheme="minorEastAsia" w:hAnsi="Times New Roman" w:cs="Times New Roman"/>
          <w:noProof/>
        </w:rPr>
        <w:t>In this study,for the sake of brevity only the final result of the curvature calculation is given. Gaussian curvature at a point on a surface is given as,</w:t>
      </w:r>
      <m:oMath>
        <m:r>
          <w:rPr>
            <w:rFonts w:ascii="Cambria Math" w:eastAsiaTheme="minorEastAsia" w:hAnsi="Cambria Math" w:cs="Times New Roman"/>
            <w:noProof/>
          </w:rPr>
          <m:t xml:space="preserve"> </m:t>
        </m:r>
        <m:r>
          <w:rPr>
            <w:rFonts w:ascii="Cambria Math" w:eastAsiaTheme="minorEastAsia" w:hAnsi="Cambria Math" w:cs="Times New Roman"/>
            <w:noProof/>
            <w:sz w:val="26"/>
            <w:szCs w:val="26"/>
          </w:rPr>
          <m:t>ρ=</m:t>
        </m:r>
        <m:f>
          <m:fPr>
            <m:ctrlPr>
              <w:rPr>
                <w:rFonts w:ascii="Cambria Math" w:eastAsiaTheme="minorEastAsia" w:hAnsi="Cambria Math" w:cs="Times New Roman"/>
                <w:i/>
                <w:noProof/>
                <w:sz w:val="26"/>
                <w:szCs w:val="26"/>
              </w:rPr>
            </m:ctrlPr>
          </m:fPr>
          <m:num>
            <m:r>
              <w:rPr>
                <w:rFonts w:ascii="Cambria Math" w:eastAsiaTheme="minorEastAsia" w:hAnsi="Cambria Math" w:cs="Times New Roman"/>
                <w:noProof/>
                <w:sz w:val="26"/>
                <w:szCs w:val="26"/>
              </w:rPr>
              <m:t>AC-</m:t>
            </m:r>
            <m:sSup>
              <m:sSupPr>
                <m:ctrlPr>
                  <w:rPr>
                    <w:rFonts w:ascii="Cambria Math" w:eastAsiaTheme="minorEastAsia" w:hAnsi="Cambria Math" w:cs="Times New Roman"/>
                    <w:i/>
                    <w:noProof/>
                    <w:sz w:val="26"/>
                    <w:szCs w:val="26"/>
                  </w:rPr>
                </m:ctrlPr>
              </m:sSupPr>
              <m:e>
                <m:r>
                  <w:rPr>
                    <w:rFonts w:ascii="Cambria Math" w:eastAsiaTheme="minorEastAsia" w:hAnsi="Cambria Math" w:cs="Times New Roman"/>
                    <w:noProof/>
                    <w:sz w:val="26"/>
                    <w:szCs w:val="26"/>
                  </w:rPr>
                  <m:t>B</m:t>
                </m:r>
              </m:e>
              <m:sup>
                <m:r>
                  <w:rPr>
                    <w:rFonts w:ascii="Cambria Math" w:eastAsiaTheme="minorEastAsia" w:hAnsi="Cambria Math" w:cs="Times New Roman"/>
                    <w:noProof/>
                    <w:sz w:val="26"/>
                    <w:szCs w:val="26"/>
                  </w:rPr>
                  <m:t>2</m:t>
                </m:r>
              </m:sup>
            </m:sSup>
          </m:num>
          <m:den>
            <m:sSup>
              <m:sSupPr>
                <m:ctrlPr>
                  <w:rPr>
                    <w:rFonts w:ascii="Cambria Math" w:eastAsiaTheme="minorEastAsia" w:hAnsi="Cambria Math" w:cs="Times New Roman"/>
                    <w:i/>
                    <w:noProof/>
                    <w:sz w:val="26"/>
                    <w:szCs w:val="26"/>
                  </w:rPr>
                </m:ctrlPr>
              </m:sSupPr>
              <m:e>
                <m:r>
                  <w:rPr>
                    <w:rFonts w:ascii="Cambria Math" w:eastAsiaTheme="minorEastAsia" w:hAnsi="Cambria Math" w:cs="Times New Roman"/>
                    <w:noProof/>
                    <w:sz w:val="26"/>
                    <w:szCs w:val="26"/>
                  </w:rPr>
                  <m:t>D</m:t>
                </m:r>
              </m:e>
              <m:sup>
                <m:r>
                  <w:rPr>
                    <w:rFonts w:ascii="Cambria Math" w:eastAsiaTheme="minorEastAsia" w:hAnsi="Cambria Math" w:cs="Times New Roman"/>
                    <w:noProof/>
                    <w:sz w:val="26"/>
                    <w:szCs w:val="26"/>
                  </w:rPr>
                  <m:t>4</m:t>
                </m:r>
              </m:sup>
            </m:sSup>
          </m:den>
        </m:f>
      </m:oMath>
      <w:r w:rsidR="00370CB4">
        <w:rPr>
          <w:rFonts w:ascii="Times New Roman" w:eastAsiaTheme="minorEastAsia" w:hAnsi="Times New Roman" w:cs="Times New Roman"/>
          <w:noProof/>
          <w:sz w:val="26"/>
          <w:szCs w:val="26"/>
        </w:rPr>
        <w:t xml:space="preserve"> </w:t>
      </w:r>
      <w:r w:rsidR="00370CB4">
        <w:rPr>
          <w:rFonts w:ascii="Times New Roman" w:eastAsiaTheme="minorEastAsia" w:hAnsi="Times New Roman" w:cs="Times New Roman"/>
          <w:noProof/>
        </w:rPr>
        <w:t xml:space="preserve">where A,B,C,D are defined </w:t>
      </w:r>
      <m:oMath>
        <m:r>
          <w:rPr>
            <w:rFonts w:ascii="Cambria Math" w:eastAsiaTheme="minorEastAsia" w:hAnsi="Cambria Math" w:cs="Times New Roman"/>
            <w:noProof/>
          </w:rPr>
          <m:t>A</m:t>
        </m:r>
        <m:r>
          <w:rPr>
            <w:rFonts w:ascii="Cambria Math" w:eastAsiaTheme="minorEastAsia" w:hAnsi="Cambria Math" w:cs="Times New Roman"/>
            <w:noProof/>
          </w:rPr>
          <m:t>=</m:t>
        </m:r>
        <m:d>
          <m:dPr>
            <m:ctrlPr>
              <w:rPr>
                <w:rFonts w:ascii="Cambria Math" w:eastAsiaTheme="minorEastAsia" w:hAnsi="Cambria Math" w:cs="Times New Roman"/>
                <w:i/>
                <w:noProof/>
              </w:rPr>
            </m:ctrlPr>
          </m:dPr>
          <m:e>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∂u</m:t>
                          </m:r>
                        </m:den>
                      </m:f>
                    </m:e>
                  </m:mr>
                  <m:mr>
                    <m:e>
                      <m:f>
                        <m:fPr>
                          <m:ctrlPr>
                            <w:rPr>
                              <w:rFonts w:ascii="Cambria Math" w:eastAsiaTheme="minorEastAsia" w:hAnsi="Cambria Math" w:cs="Times New Roman"/>
                              <w:i/>
                            </w:rPr>
                          </m:ctrlPr>
                        </m:fPr>
                        <m:num>
                          <m:r>
                            <w:rPr>
                              <w:rFonts w:ascii="Cambria Math" w:eastAsiaTheme="minorEastAsia" w:hAnsi="Cambria Math" w:cs="Times New Roman"/>
                            </w:rPr>
                            <m:t>∂Y</m:t>
                          </m:r>
                        </m:num>
                        <m:den>
                          <m:r>
                            <w:rPr>
                              <w:rFonts w:ascii="Cambria Math" w:eastAsiaTheme="minorEastAsia" w:hAnsi="Cambria Math" w:cs="Times New Roman"/>
                            </w:rPr>
                            <m:t>∂u</m:t>
                          </m:r>
                        </m:den>
                      </m:f>
                    </m:e>
                  </m:mr>
                  <m:mr>
                    <m:e>
                      <m:f>
                        <m:fPr>
                          <m:ctrlPr>
                            <w:rPr>
                              <w:rFonts w:ascii="Cambria Math" w:eastAsiaTheme="minorEastAsia" w:hAnsi="Cambria Math" w:cs="Times New Roman"/>
                              <w:i/>
                            </w:rPr>
                          </m:ctrlPr>
                        </m:fPr>
                        <m:num>
                          <m:r>
                            <w:rPr>
                              <w:rFonts w:ascii="Cambria Math" w:eastAsiaTheme="minorEastAsia" w:hAnsi="Cambria Math" w:cs="Times New Roman"/>
                            </w:rPr>
                            <m:t>∂Z</m:t>
                          </m:r>
                        </m:num>
                        <m:den>
                          <m:r>
                            <w:rPr>
                              <w:rFonts w:ascii="Cambria Math" w:eastAsiaTheme="minorEastAsia" w:hAnsi="Cambria Math" w:cs="Times New Roman"/>
                            </w:rPr>
                            <m:t>∂u</m:t>
                          </m:r>
                        </m:den>
                      </m:f>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∂v</m:t>
                          </m:r>
                        </m:den>
                      </m:f>
                    </m:e>
                  </m:mr>
                  <m:mr>
                    <m:e>
                      <m:f>
                        <m:fPr>
                          <m:ctrlPr>
                            <w:rPr>
                              <w:rFonts w:ascii="Cambria Math" w:eastAsiaTheme="minorEastAsia" w:hAnsi="Cambria Math" w:cs="Times New Roman"/>
                              <w:i/>
                            </w:rPr>
                          </m:ctrlPr>
                        </m:fPr>
                        <m:num>
                          <m:r>
                            <w:rPr>
                              <w:rFonts w:ascii="Cambria Math" w:eastAsiaTheme="minorEastAsia" w:hAnsi="Cambria Math" w:cs="Times New Roman"/>
                            </w:rPr>
                            <m:t>∂Y</m:t>
                          </m:r>
                        </m:num>
                        <m:den>
                          <m:r>
                            <w:rPr>
                              <w:rFonts w:ascii="Cambria Math" w:eastAsiaTheme="minorEastAsia" w:hAnsi="Cambria Math" w:cs="Times New Roman"/>
                            </w:rPr>
                            <m:t>∂v</m:t>
                          </m:r>
                        </m:den>
                      </m:f>
                    </m:e>
                  </m:mr>
                  <m:mr>
                    <m:e>
                      <m:f>
                        <m:fPr>
                          <m:ctrlPr>
                            <w:rPr>
                              <w:rFonts w:ascii="Cambria Math" w:eastAsiaTheme="minorEastAsia" w:hAnsi="Cambria Math" w:cs="Times New Roman"/>
                              <w:i/>
                            </w:rPr>
                          </m:ctrlPr>
                        </m:fPr>
                        <m:num>
                          <m:r>
                            <w:rPr>
                              <w:rFonts w:ascii="Cambria Math" w:eastAsiaTheme="minorEastAsia" w:hAnsi="Cambria Math" w:cs="Times New Roman"/>
                            </w:rPr>
                            <m:t>∂Z</m:t>
                          </m:r>
                        </m:num>
                        <m:den>
                          <m:r>
                            <w:rPr>
                              <w:rFonts w:ascii="Cambria Math" w:eastAsiaTheme="minorEastAsia" w:hAnsi="Cambria Math" w:cs="Times New Roman"/>
                            </w:rPr>
                            <m:t>∂v</m:t>
                          </m:r>
                        </m:den>
                      </m:f>
                    </m:e>
                  </m:mr>
                </m:m>
              </m:e>
            </m:d>
            <m:ctrlPr>
              <w:rPr>
                <w:rFonts w:ascii="Cambria Math" w:eastAsiaTheme="minorEastAsia" w:hAnsi="Cambria Math" w:cs="Times New Roman"/>
                <w:i/>
              </w:rPr>
            </m:ctrlP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X</m:t>
                      </m:r>
                    </m:num>
                    <m:den>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den>
                  </m:f>
                </m:e>
              </m:mr>
              <m:m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Y</m:t>
                      </m:r>
                    </m:num>
                    <m:den>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den>
                  </m:f>
                </m:e>
              </m:mr>
              <m:m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Z</m:t>
                      </m:r>
                    </m:num>
                    <m:den>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den>
                  </m:f>
                </m:e>
              </m:mr>
            </m:m>
          </m:e>
        </m:d>
        <m:r>
          <w:rPr>
            <w:rFonts w:ascii="Cambria Math" w:eastAsiaTheme="minorEastAsia" w:hAnsi="Cambria Math" w:cs="Times New Roman"/>
            <w:noProof/>
          </w:rPr>
          <m:t xml:space="preserve">  </m:t>
        </m:r>
        <m:r>
          <w:rPr>
            <w:rFonts w:ascii="Cambria Math" w:eastAsiaTheme="minorEastAsia" w:hAnsi="Cambria Math" w:cs="Times New Roman"/>
            <w:noProof/>
          </w:rPr>
          <m:t xml:space="preserve"> C</m:t>
        </m:r>
        <m:r>
          <w:rPr>
            <w:rFonts w:ascii="Cambria Math" w:eastAsiaTheme="minorEastAsia" w:hAnsi="Cambria Math" w:cs="Times New Roman"/>
            <w:noProof/>
          </w:rPr>
          <m:t xml:space="preserve">= </m:t>
        </m:r>
        <m:d>
          <m:dPr>
            <m:ctrlPr>
              <w:rPr>
                <w:rFonts w:ascii="Cambria Math" w:eastAsiaTheme="minorEastAsia" w:hAnsi="Cambria Math" w:cs="Times New Roman"/>
                <w:i/>
                <w:noProof/>
              </w:rPr>
            </m:ctrlPr>
          </m:dPr>
          <m:e>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∂u</m:t>
                          </m:r>
                        </m:den>
                      </m:f>
                    </m:e>
                  </m:mr>
                  <m:mr>
                    <m:e>
                      <m:f>
                        <m:fPr>
                          <m:ctrlPr>
                            <w:rPr>
                              <w:rFonts w:ascii="Cambria Math" w:eastAsiaTheme="minorEastAsia" w:hAnsi="Cambria Math" w:cs="Times New Roman"/>
                              <w:i/>
                            </w:rPr>
                          </m:ctrlPr>
                        </m:fPr>
                        <m:num>
                          <m:r>
                            <w:rPr>
                              <w:rFonts w:ascii="Cambria Math" w:eastAsiaTheme="minorEastAsia" w:hAnsi="Cambria Math" w:cs="Times New Roman"/>
                            </w:rPr>
                            <m:t>∂Y</m:t>
                          </m:r>
                        </m:num>
                        <m:den>
                          <m:r>
                            <w:rPr>
                              <w:rFonts w:ascii="Cambria Math" w:eastAsiaTheme="minorEastAsia" w:hAnsi="Cambria Math" w:cs="Times New Roman"/>
                            </w:rPr>
                            <m:t>∂u</m:t>
                          </m:r>
                        </m:den>
                      </m:f>
                    </m:e>
                  </m:mr>
                  <m:mr>
                    <m:e>
                      <m:f>
                        <m:fPr>
                          <m:ctrlPr>
                            <w:rPr>
                              <w:rFonts w:ascii="Cambria Math" w:eastAsiaTheme="minorEastAsia" w:hAnsi="Cambria Math" w:cs="Times New Roman"/>
                              <w:i/>
                            </w:rPr>
                          </m:ctrlPr>
                        </m:fPr>
                        <m:num>
                          <m:r>
                            <w:rPr>
                              <w:rFonts w:ascii="Cambria Math" w:eastAsiaTheme="minorEastAsia" w:hAnsi="Cambria Math" w:cs="Times New Roman"/>
                            </w:rPr>
                            <m:t>∂Z</m:t>
                          </m:r>
                        </m:num>
                        <m:den>
                          <m:r>
                            <w:rPr>
                              <w:rFonts w:ascii="Cambria Math" w:eastAsiaTheme="minorEastAsia" w:hAnsi="Cambria Math" w:cs="Times New Roman"/>
                            </w:rPr>
                            <m:t>∂u</m:t>
                          </m:r>
                        </m:den>
                      </m:f>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∂v</m:t>
                          </m:r>
                        </m:den>
                      </m:f>
                    </m:e>
                  </m:mr>
                  <m:mr>
                    <m:e>
                      <m:f>
                        <m:fPr>
                          <m:ctrlPr>
                            <w:rPr>
                              <w:rFonts w:ascii="Cambria Math" w:eastAsiaTheme="minorEastAsia" w:hAnsi="Cambria Math" w:cs="Times New Roman"/>
                              <w:i/>
                            </w:rPr>
                          </m:ctrlPr>
                        </m:fPr>
                        <m:num>
                          <m:r>
                            <w:rPr>
                              <w:rFonts w:ascii="Cambria Math" w:eastAsiaTheme="minorEastAsia" w:hAnsi="Cambria Math" w:cs="Times New Roman"/>
                            </w:rPr>
                            <m:t>∂Y</m:t>
                          </m:r>
                        </m:num>
                        <m:den>
                          <m:r>
                            <w:rPr>
                              <w:rFonts w:ascii="Cambria Math" w:eastAsiaTheme="minorEastAsia" w:hAnsi="Cambria Math" w:cs="Times New Roman"/>
                            </w:rPr>
                            <m:t>∂v</m:t>
                          </m:r>
                        </m:den>
                      </m:f>
                    </m:e>
                  </m:mr>
                  <m:mr>
                    <m:e>
                      <m:f>
                        <m:fPr>
                          <m:ctrlPr>
                            <w:rPr>
                              <w:rFonts w:ascii="Cambria Math" w:eastAsiaTheme="minorEastAsia" w:hAnsi="Cambria Math" w:cs="Times New Roman"/>
                              <w:i/>
                            </w:rPr>
                          </m:ctrlPr>
                        </m:fPr>
                        <m:num>
                          <m:r>
                            <w:rPr>
                              <w:rFonts w:ascii="Cambria Math" w:eastAsiaTheme="minorEastAsia" w:hAnsi="Cambria Math" w:cs="Times New Roman"/>
                            </w:rPr>
                            <m:t>∂Z</m:t>
                          </m:r>
                        </m:num>
                        <m:den>
                          <m:r>
                            <w:rPr>
                              <w:rFonts w:ascii="Cambria Math" w:eastAsiaTheme="minorEastAsia" w:hAnsi="Cambria Math" w:cs="Times New Roman"/>
                            </w:rPr>
                            <m:t>∂v</m:t>
                          </m:r>
                        </m:den>
                      </m:f>
                    </m:e>
                  </m:mr>
                </m:m>
              </m:e>
            </m:d>
          </m:e>
        </m:d>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X</m:t>
                      </m:r>
                    </m:num>
                    <m:den>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den>
                  </m:f>
                </m:e>
              </m:mr>
              <m:m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Y</m:t>
                      </m:r>
                    </m:num>
                    <m:den>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den>
                  </m:f>
                </m:e>
              </m:mr>
              <m:m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Z</m:t>
                      </m:r>
                    </m:num>
                    <m:den>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den>
                  </m:f>
                </m:e>
              </m:mr>
            </m:m>
          </m:e>
        </m:d>
        <m:r>
          <w:rPr>
            <w:rFonts w:ascii="Cambria Math" w:eastAsiaTheme="minorEastAsia" w:hAnsi="Cambria Math" w:cs="Times New Roman"/>
            <w:noProof/>
          </w:rPr>
          <m:t xml:space="preserve">    </m:t>
        </m:r>
      </m:oMath>
    </w:p>
    <w:p w:rsidR="00C675DA" w:rsidRPr="00C675DA" w:rsidRDefault="00C36D1B" w:rsidP="00796F9B">
      <w:pPr>
        <w:pStyle w:val="ListParagraph"/>
        <w:tabs>
          <w:tab w:val="left" w:pos="90"/>
        </w:tabs>
        <w:ind w:left="1440"/>
        <w:jc w:val="both"/>
        <w:rPr>
          <w:rFonts w:ascii="Times New Roman" w:eastAsiaTheme="minorEastAsia" w:hAnsi="Times New Roman" w:cs="Times New Roman"/>
          <w:iCs/>
          <w:noProof/>
        </w:rPr>
      </w:pPr>
      <w:r>
        <w:rPr>
          <w:rFonts w:ascii="Times New Roman" w:eastAsiaTheme="minorEastAsia" w:hAnsi="Times New Roman" w:cs="Times New Roman"/>
          <w:noProof/>
        </w:rPr>
        <w:t>B=</w:t>
      </w:r>
      <m:oMath>
        <m:d>
          <m:dPr>
            <m:ctrlPr>
              <w:rPr>
                <w:rFonts w:ascii="Cambria Math" w:eastAsiaTheme="minorEastAsia" w:hAnsi="Cambria Math" w:cs="Times New Roman"/>
                <w:i/>
                <w:noProof/>
              </w:rPr>
            </m:ctrlPr>
          </m:dPr>
          <m:e>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∂u</m:t>
                          </m:r>
                        </m:den>
                      </m:f>
                    </m:e>
                  </m:mr>
                  <m:mr>
                    <m:e>
                      <m:f>
                        <m:fPr>
                          <m:ctrlPr>
                            <w:rPr>
                              <w:rFonts w:ascii="Cambria Math" w:eastAsiaTheme="minorEastAsia" w:hAnsi="Cambria Math" w:cs="Times New Roman"/>
                              <w:i/>
                            </w:rPr>
                          </m:ctrlPr>
                        </m:fPr>
                        <m:num>
                          <m:r>
                            <w:rPr>
                              <w:rFonts w:ascii="Cambria Math" w:eastAsiaTheme="minorEastAsia" w:hAnsi="Cambria Math" w:cs="Times New Roman"/>
                            </w:rPr>
                            <m:t>∂Y</m:t>
                          </m:r>
                        </m:num>
                        <m:den>
                          <m:r>
                            <w:rPr>
                              <w:rFonts w:ascii="Cambria Math" w:eastAsiaTheme="minorEastAsia" w:hAnsi="Cambria Math" w:cs="Times New Roman"/>
                            </w:rPr>
                            <m:t>∂u</m:t>
                          </m:r>
                        </m:den>
                      </m:f>
                    </m:e>
                  </m:mr>
                  <m:mr>
                    <m:e>
                      <m:f>
                        <m:fPr>
                          <m:ctrlPr>
                            <w:rPr>
                              <w:rFonts w:ascii="Cambria Math" w:eastAsiaTheme="minorEastAsia" w:hAnsi="Cambria Math" w:cs="Times New Roman"/>
                              <w:i/>
                            </w:rPr>
                          </m:ctrlPr>
                        </m:fPr>
                        <m:num>
                          <m:r>
                            <w:rPr>
                              <w:rFonts w:ascii="Cambria Math" w:eastAsiaTheme="minorEastAsia" w:hAnsi="Cambria Math" w:cs="Times New Roman"/>
                            </w:rPr>
                            <m:t>∂Z</m:t>
                          </m:r>
                        </m:num>
                        <m:den>
                          <m:r>
                            <w:rPr>
                              <w:rFonts w:ascii="Cambria Math" w:eastAsiaTheme="minorEastAsia" w:hAnsi="Cambria Math" w:cs="Times New Roman"/>
                            </w:rPr>
                            <m:t>∂u</m:t>
                          </m:r>
                        </m:den>
                      </m:f>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∂v</m:t>
                          </m:r>
                        </m:den>
                      </m:f>
                    </m:e>
                  </m:mr>
                  <m:mr>
                    <m:e>
                      <m:f>
                        <m:fPr>
                          <m:ctrlPr>
                            <w:rPr>
                              <w:rFonts w:ascii="Cambria Math" w:eastAsiaTheme="minorEastAsia" w:hAnsi="Cambria Math" w:cs="Times New Roman"/>
                              <w:i/>
                            </w:rPr>
                          </m:ctrlPr>
                        </m:fPr>
                        <m:num>
                          <m:r>
                            <w:rPr>
                              <w:rFonts w:ascii="Cambria Math" w:eastAsiaTheme="minorEastAsia" w:hAnsi="Cambria Math" w:cs="Times New Roman"/>
                            </w:rPr>
                            <m:t>∂Y</m:t>
                          </m:r>
                        </m:num>
                        <m:den>
                          <m:r>
                            <w:rPr>
                              <w:rFonts w:ascii="Cambria Math" w:eastAsiaTheme="minorEastAsia" w:hAnsi="Cambria Math" w:cs="Times New Roman"/>
                            </w:rPr>
                            <m:t>∂v</m:t>
                          </m:r>
                        </m:den>
                      </m:f>
                    </m:e>
                  </m:mr>
                  <m:mr>
                    <m:e>
                      <m:f>
                        <m:fPr>
                          <m:ctrlPr>
                            <w:rPr>
                              <w:rFonts w:ascii="Cambria Math" w:eastAsiaTheme="minorEastAsia" w:hAnsi="Cambria Math" w:cs="Times New Roman"/>
                              <w:i/>
                            </w:rPr>
                          </m:ctrlPr>
                        </m:fPr>
                        <m:num>
                          <m:r>
                            <w:rPr>
                              <w:rFonts w:ascii="Cambria Math" w:eastAsiaTheme="minorEastAsia" w:hAnsi="Cambria Math" w:cs="Times New Roman"/>
                            </w:rPr>
                            <m:t>∂Z</m:t>
                          </m:r>
                        </m:num>
                        <m:den>
                          <m:r>
                            <w:rPr>
                              <w:rFonts w:ascii="Cambria Math" w:eastAsiaTheme="minorEastAsia" w:hAnsi="Cambria Math" w:cs="Times New Roman"/>
                            </w:rPr>
                            <m:t>∂v</m:t>
                          </m:r>
                        </m:den>
                      </m:f>
                    </m:e>
                  </m:mr>
                </m:m>
              </m:e>
            </m:d>
            <m:ctrlPr>
              <w:rPr>
                <w:rFonts w:ascii="Cambria Math" w:eastAsiaTheme="minorEastAsia" w:hAnsi="Cambria Math" w:cs="Times New Roman"/>
                <w:i/>
              </w:rPr>
            </m:ctrlP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X</m:t>
                      </m:r>
                    </m:num>
                    <m:den>
                      <m:r>
                        <w:rPr>
                          <w:rFonts w:ascii="Cambria Math" w:eastAsiaTheme="minorEastAsia" w:hAnsi="Cambria Math" w:cs="Times New Roman"/>
                        </w:rPr>
                        <m:t>∂u∂v</m:t>
                      </m:r>
                    </m:den>
                  </m:f>
                </m:e>
              </m:mr>
              <m:m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Y</m:t>
                      </m:r>
                    </m:num>
                    <m:den>
                      <m:r>
                        <w:rPr>
                          <w:rFonts w:ascii="Cambria Math" w:eastAsiaTheme="minorEastAsia" w:hAnsi="Cambria Math" w:cs="Times New Roman"/>
                        </w:rPr>
                        <m:t>∂u∂v</m:t>
                      </m:r>
                    </m:den>
                  </m:f>
                </m:e>
              </m:mr>
              <m:m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Z</m:t>
                      </m:r>
                    </m:num>
                    <m:den>
                      <m:r>
                        <w:rPr>
                          <w:rFonts w:ascii="Cambria Math" w:eastAsiaTheme="minorEastAsia" w:hAnsi="Cambria Math" w:cs="Times New Roman"/>
                        </w:rPr>
                        <m:t>∂u∂v</m:t>
                      </m:r>
                    </m:den>
                  </m:f>
                </m:e>
              </m:mr>
            </m:m>
          </m:e>
        </m:d>
        <m:r>
          <w:rPr>
            <w:rFonts w:ascii="Cambria Math" w:eastAsiaTheme="minorEastAsia" w:hAnsi="Cambria Math" w:cs="Times New Roman"/>
            <w:noProof/>
          </w:rPr>
          <m:t xml:space="preserve">     D</m:t>
        </m:r>
        <m:r>
          <w:rPr>
            <w:rFonts w:ascii="Cambria Math" w:eastAsiaTheme="minorEastAsia" w:hAnsi="Cambria Math" w:cs="Times New Roman"/>
            <w:noProof/>
          </w:rPr>
          <m:t>=</m:t>
        </m:r>
        <m:d>
          <m:dPr>
            <m:begChr m:val="|"/>
            <m:endChr m:val="|"/>
            <m:ctrlPr>
              <w:rPr>
                <w:rFonts w:ascii="Cambria Math" w:eastAsiaTheme="minorEastAsia" w:hAnsi="Cambria Math" w:cs="Times New Roman"/>
                <w:i/>
                <w:noProof/>
              </w:rPr>
            </m:ctrlPr>
          </m:dPr>
          <m:e>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∂u</m:t>
                          </m:r>
                        </m:den>
                      </m:f>
                    </m:e>
                  </m:mr>
                  <m:mr>
                    <m:e>
                      <m:f>
                        <m:fPr>
                          <m:ctrlPr>
                            <w:rPr>
                              <w:rFonts w:ascii="Cambria Math" w:eastAsiaTheme="minorEastAsia" w:hAnsi="Cambria Math" w:cs="Times New Roman"/>
                              <w:i/>
                            </w:rPr>
                          </m:ctrlPr>
                        </m:fPr>
                        <m:num>
                          <m:r>
                            <w:rPr>
                              <w:rFonts w:ascii="Cambria Math" w:eastAsiaTheme="minorEastAsia" w:hAnsi="Cambria Math" w:cs="Times New Roman"/>
                            </w:rPr>
                            <m:t>∂Y</m:t>
                          </m:r>
                        </m:num>
                        <m:den>
                          <m:r>
                            <w:rPr>
                              <w:rFonts w:ascii="Cambria Math" w:eastAsiaTheme="minorEastAsia" w:hAnsi="Cambria Math" w:cs="Times New Roman"/>
                            </w:rPr>
                            <m:t>∂u</m:t>
                          </m:r>
                        </m:den>
                      </m:f>
                    </m:e>
                  </m:mr>
                  <m:mr>
                    <m:e>
                      <m:f>
                        <m:fPr>
                          <m:ctrlPr>
                            <w:rPr>
                              <w:rFonts w:ascii="Cambria Math" w:eastAsiaTheme="minorEastAsia" w:hAnsi="Cambria Math" w:cs="Times New Roman"/>
                              <w:i/>
                            </w:rPr>
                          </m:ctrlPr>
                        </m:fPr>
                        <m:num>
                          <m:r>
                            <w:rPr>
                              <w:rFonts w:ascii="Cambria Math" w:eastAsiaTheme="minorEastAsia" w:hAnsi="Cambria Math" w:cs="Times New Roman"/>
                            </w:rPr>
                            <m:t>∂Z</m:t>
                          </m:r>
                        </m:num>
                        <m:den>
                          <m:r>
                            <w:rPr>
                              <w:rFonts w:ascii="Cambria Math" w:eastAsiaTheme="minorEastAsia" w:hAnsi="Cambria Math" w:cs="Times New Roman"/>
                            </w:rPr>
                            <m:t>∂u</m:t>
                          </m:r>
                        </m:den>
                      </m:f>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∂v</m:t>
                          </m:r>
                        </m:den>
                      </m:f>
                    </m:e>
                  </m:mr>
                  <m:mr>
                    <m:e>
                      <m:f>
                        <m:fPr>
                          <m:ctrlPr>
                            <w:rPr>
                              <w:rFonts w:ascii="Cambria Math" w:eastAsiaTheme="minorEastAsia" w:hAnsi="Cambria Math" w:cs="Times New Roman"/>
                              <w:i/>
                            </w:rPr>
                          </m:ctrlPr>
                        </m:fPr>
                        <m:num>
                          <m:r>
                            <w:rPr>
                              <w:rFonts w:ascii="Cambria Math" w:eastAsiaTheme="minorEastAsia" w:hAnsi="Cambria Math" w:cs="Times New Roman"/>
                            </w:rPr>
                            <m:t>∂Y</m:t>
                          </m:r>
                        </m:num>
                        <m:den>
                          <m:r>
                            <w:rPr>
                              <w:rFonts w:ascii="Cambria Math" w:eastAsiaTheme="minorEastAsia" w:hAnsi="Cambria Math" w:cs="Times New Roman"/>
                            </w:rPr>
                            <m:t>∂v</m:t>
                          </m:r>
                        </m:den>
                      </m:f>
                    </m:e>
                  </m:mr>
                  <m:mr>
                    <m:e>
                      <m:f>
                        <m:fPr>
                          <m:ctrlPr>
                            <w:rPr>
                              <w:rFonts w:ascii="Cambria Math" w:eastAsiaTheme="minorEastAsia" w:hAnsi="Cambria Math" w:cs="Times New Roman"/>
                              <w:i/>
                            </w:rPr>
                          </m:ctrlPr>
                        </m:fPr>
                        <m:num>
                          <m:r>
                            <w:rPr>
                              <w:rFonts w:ascii="Cambria Math" w:eastAsiaTheme="minorEastAsia" w:hAnsi="Cambria Math" w:cs="Times New Roman"/>
                            </w:rPr>
                            <m:t>∂Z</m:t>
                          </m:r>
                        </m:num>
                        <m:den>
                          <m:r>
                            <w:rPr>
                              <w:rFonts w:ascii="Cambria Math" w:eastAsiaTheme="minorEastAsia" w:hAnsi="Cambria Math" w:cs="Times New Roman"/>
                            </w:rPr>
                            <m:t>∂v</m:t>
                          </m:r>
                        </m:den>
                      </m:f>
                    </m:e>
                  </m:mr>
                </m:m>
              </m:e>
            </m:d>
          </m:e>
        </m:d>
        <m:r>
          <w:rPr>
            <w:rFonts w:ascii="Cambria Math" w:eastAsiaTheme="minorEastAsia" w:hAnsi="Cambria Math" w:cs="Times New Roman"/>
            <w:noProof/>
          </w:rPr>
          <m:t xml:space="preserve">                                     </m:t>
        </m:r>
        <m:r>
          <w:rPr>
            <w:rFonts w:ascii="Cambria Math" w:eastAsiaTheme="minorEastAsia" w:hAnsi="Cambria Math" w:cs="Times New Roman"/>
            <w:noProof/>
          </w:rPr>
          <m:t xml:space="preserve">   </m:t>
        </m:r>
      </m:oMath>
    </w:p>
    <w:p w:rsidR="00C675DA" w:rsidRPr="00C675DA" w:rsidRDefault="00C675DA" w:rsidP="00796F9B">
      <w:pPr>
        <w:pStyle w:val="ListParagraph"/>
        <w:tabs>
          <w:tab w:val="left" w:pos="90"/>
        </w:tabs>
        <w:ind w:left="1440"/>
        <w:jc w:val="both"/>
        <w:rPr>
          <w:rFonts w:ascii="Times New Roman" w:eastAsiaTheme="minorEastAsia" w:hAnsi="Times New Roman" w:cs="Times New Roman"/>
          <w:iCs/>
          <w:noProof/>
        </w:rPr>
      </w:pPr>
    </w:p>
    <w:p w:rsidR="002E175D" w:rsidRDefault="00C675DA" w:rsidP="00796F9B">
      <w:pPr>
        <w:tabs>
          <w:tab w:val="left" w:pos="90"/>
        </w:tabs>
        <w:spacing w:before="240"/>
        <w:jc w:val="both"/>
        <w:rPr>
          <w:rFonts w:ascii="Times New Roman" w:eastAsiaTheme="minorEastAsia" w:hAnsi="Times New Roman" w:cs="Times New Roman"/>
          <w:noProof/>
        </w:rPr>
      </w:pPr>
      <m:oMathPara>
        <m:oMath>
          <m:r>
            <w:rPr>
              <w:rFonts w:ascii="Cambria Math" w:eastAsiaTheme="minorEastAsia" w:hAnsi="Cambria Math" w:cs="Times New Roman"/>
              <w:noProof/>
              <w:sz w:val="14"/>
              <w:szCs w:val="14"/>
            </w:rPr>
            <m:t xml:space="preserve">  </m:t>
          </m:r>
        </m:oMath>
      </m:oMathPara>
    </w:p>
    <w:p w:rsidR="00973CB4" w:rsidRPr="00973CB4" w:rsidRDefault="00973CB4" w:rsidP="00973CB4">
      <w:pPr>
        <w:tabs>
          <w:tab w:val="left" w:pos="90"/>
        </w:tabs>
        <w:rPr>
          <w:rFonts w:ascii="Times New Roman" w:eastAsiaTheme="minorEastAsia" w:hAnsi="Times New Roman" w:cs="Times New Roman"/>
          <w:noProof/>
        </w:rPr>
      </w:pPr>
    </w:p>
    <w:p w:rsidR="00370CB4" w:rsidRPr="00370CB4" w:rsidRDefault="00370CB4" w:rsidP="00370CB4">
      <w:pPr>
        <w:pStyle w:val="ListParagraph"/>
        <w:tabs>
          <w:tab w:val="left" w:pos="90"/>
        </w:tabs>
        <w:ind w:left="1440"/>
        <w:rPr>
          <w:rFonts w:ascii="Times New Roman" w:eastAsiaTheme="minorEastAsia" w:hAnsi="Times New Roman" w:cs="Times New Roman"/>
          <w:noProof/>
        </w:rPr>
      </w:pPr>
    </w:p>
    <w:p w:rsidR="00131824" w:rsidRPr="004E5E50" w:rsidRDefault="009A31AE" w:rsidP="004E5E50">
      <w:pPr>
        <w:pStyle w:val="ListParagraph"/>
        <w:numPr>
          <w:ilvl w:val="0"/>
          <w:numId w:val="3"/>
        </w:numPr>
        <w:tabs>
          <w:tab w:val="left" w:pos="90"/>
        </w:tabs>
        <w:rPr>
          <w:rFonts w:ascii="Times New Roman" w:eastAsiaTheme="minorEastAsia" w:hAnsi="Times New Roman" w:cs="Times New Roman"/>
          <w:b/>
          <w:bCs/>
        </w:rPr>
      </w:pPr>
      <w:r w:rsidRPr="004E5E50">
        <w:rPr>
          <w:rFonts w:ascii="Times New Roman" w:eastAsiaTheme="minorEastAsia" w:hAnsi="Times New Roman" w:cs="Times New Roman"/>
          <w:b/>
          <w:bCs/>
        </w:rPr>
        <w:t>Perturbation:</w:t>
      </w:r>
    </w:p>
    <w:p w:rsidR="009A31AE" w:rsidRDefault="009A31AE" w:rsidP="000B1D7B">
      <w:pPr>
        <w:tabs>
          <w:tab w:val="left" w:pos="90"/>
        </w:tabs>
        <w:ind w:left="1530" w:hanging="990"/>
        <w:jc w:val="both"/>
        <w:rPr>
          <w:rFonts w:ascii="Times New Roman" w:eastAsiaTheme="minorEastAsia" w:hAnsi="Times New Roman" w:cs="Times New Roman"/>
        </w:rPr>
      </w:pPr>
      <w:r>
        <w:rPr>
          <w:rFonts w:ascii="Times New Roman" w:eastAsiaTheme="minorEastAsia" w:hAnsi="Times New Roman" w:cs="Times New Roman"/>
          <w:b/>
          <w:bCs/>
        </w:rPr>
        <w:t xml:space="preserve">                  </w:t>
      </w:r>
      <w:r>
        <w:rPr>
          <w:rFonts w:ascii="Times New Roman" w:eastAsiaTheme="minorEastAsia" w:hAnsi="Times New Roman" w:cs="Times New Roman"/>
        </w:rPr>
        <w:t xml:space="preserve">Whilst modeling the two dimensional case perturbation of points involved moving </w:t>
      </w:r>
      <w:proofErr w:type="spellStart"/>
      <w:r>
        <w:rPr>
          <w:rFonts w:ascii="Times New Roman" w:eastAsiaTheme="minorEastAsia" w:hAnsi="Times New Roman" w:cs="Times New Roman"/>
        </w:rPr>
        <w:t>ponts</w:t>
      </w:r>
      <w:proofErr w:type="spellEnd"/>
      <w:r>
        <w:rPr>
          <w:rFonts w:ascii="Times New Roman" w:eastAsiaTheme="minorEastAsia" w:hAnsi="Times New Roman" w:cs="Times New Roman"/>
        </w:rPr>
        <w:t xml:space="preserve"> along their </w:t>
      </w:r>
      <w:proofErr w:type="spellStart"/>
      <w:r>
        <w:rPr>
          <w:rFonts w:ascii="Times New Roman" w:eastAsiaTheme="minorEastAsia" w:hAnsi="Times New Roman" w:cs="Times New Roman"/>
        </w:rPr>
        <w:t>normals</w:t>
      </w:r>
      <w:proofErr w:type="spellEnd"/>
      <w:r>
        <w:rPr>
          <w:rFonts w:ascii="Times New Roman" w:eastAsiaTheme="minorEastAsia" w:hAnsi="Times New Roman" w:cs="Times New Roman"/>
        </w:rPr>
        <w:t xml:space="preserve"> and reconstructing a cubic </w:t>
      </w:r>
      <w:proofErr w:type="spellStart"/>
      <w:r>
        <w:rPr>
          <w:rFonts w:ascii="Times New Roman" w:eastAsiaTheme="minorEastAsia" w:hAnsi="Times New Roman" w:cs="Times New Roman"/>
        </w:rPr>
        <w:t>spline</w:t>
      </w:r>
      <w:proofErr w:type="spellEnd"/>
      <w:r>
        <w:rPr>
          <w:rFonts w:ascii="Times New Roman" w:eastAsiaTheme="minorEastAsia" w:hAnsi="Times New Roman" w:cs="Times New Roman"/>
        </w:rPr>
        <w:t xml:space="preserve"> to maintain continuity at each </w:t>
      </w:r>
      <w:proofErr w:type="spellStart"/>
      <w:r>
        <w:rPr>
          <w:rFonts w:ascii="Times New Roman" w:eastAsiaTheme="minorEastAsia" w:hAnsi="Times New Roman" w:cs="Times New Roman"/>
        </w:rPr>
        <w:t>point.In</w:t>
      </w:r>
      <w:proofErr w:type="spellEnd"/>
      <w:r>
        <w:rPr>
          <w:rFonts w:ascii="Times New Roman" w:eastAsiaTheme="minorEastAsia" w:hAnsi="Times New Roman" w:cs="Times New Roman"/>
        </w:rPr>
        <w:t xml:space="preserve"> case of a normal, however this is not as trivial since the </w:t>
      </w:r>
      <w:proofErr w:type="spellStart"/>
      <w:r>
        <w:rPr>
          <w:rFonts w:ascii="Times New Roman" w:eastAsiaTheme="minorEastAsia" w:hAnsi="Times New Roman" w:cs="Times New Roman"/>
        </w:rPr>
        <w:t>the</w:t>
      </w:r>
      <w:proofErr w:type="spellEnd"/>
      <w:r>
        <w:rPr>
          <w:rFonts w:ascii="Times New Roman" w:eastAsiaTheme="minorEastAsia" w:hAnsi="Times New Roman" w:cs="Times New Roman"/>
        </w:rPr>
        <w:t xml:space="preserve"> points have a chance to move out of the plane. So in order to maintain continuity, the NURBS data structure design should be able to reconstruct the NURBS through the perturbed point in order to maintain </w:t>
      </w:r>
      <w:proofErr w:type="spellStart"/>
      <w:r>
        <w:rPr>
          <w:rFonts w:ascii="Times New Roman" w:eastAsiaTheme="minorEastAsia" w:hAnsi="Times New Roman" w:cs="Times New Roman"/>
        </w:rPr>
        <w:t>continuity.This</w:t>
      </w:r>
      <w:proofErr w:type="spellEnd"/>
      <w:r>
        <w:rPr>
          <w:rFonts w:ascii="Times New Roman" w:eastAsiaTheme="minorEastAsia" w:hAnsi="Times New Roman" w:cs="Times New Roman"/>
        </w:rPr>
        <w:t xml:space="preserve"> is achieved through a technique </w:t>
      </w:r>
      <w:proofErr w:type="gramStart"/>
      <w:r>
        <w:rPr>
          <w:rFonts w:ascii="Times New Roman" w:eastAsiaTheme="minorEastAsia" w:hAnsi="Times New Roman" w:cs="Times New Roman"/>
        </w:rPr>
        <w:t>called  NURBS</w:t>
      </w:r>
      <w:proofErr w:type="gramEnd"/>
      <w:r>
        <w:rPr>
          <w:rFonts w:ascii="Times New Roman" w:eastAsiaTheme="minorEastAsia" w:hAnsi="Times New Roman" w:cs="Times New Roman"/>
        </w:rPr>
        <w:t xml:space="preserve"> surface lofting which is described in section5.</w:t>
      </w:r>
    </w:p>
    <w:p w:rsidR="005038A0" w:rsidRPr="004E5E50" w:rsidRDefault="005038A0" w:rsidP="004E5E50">
      <w:pPr>
        <w:pStyle w:val="ListParagraph"/>
        <w:numPr>
          <w:ilvl w:val="0"/>
          <w:numId w:val="3"/>
        </w:numPr>
        <w:tabs>
          <w:tab w:val="left" w:pos="90"/>
        </w:tabs>
        <w:rPr>
          <w:rFonts w:ascii="Times New Roman" w:eastAsiaTheme="minorEastAsia" w:hAnsi="Times New Roman" w:cs="Times New Roman"/>
          <w:b/>
          <w:bCs/>
        </w:rPr>
      </w:pPr>
      <w:r w:rsidRPr="004E5E50">
        <w:rPr>
          <w:rFonts w:ascii="Times New Roman" w:eastAsiaTheme="minorEastAsia" w:hAnsi="Times New Roman" w:cs="Times New Roman"/>
          <w:b/>
          <w:bCs/>
        </w:rPr>
        <w:t>Volume Calculation:</w:t>
      </w:r>
    </w:p>
    <w:p w:rsidR="005038A0" w:rsidRDefault="005038A0" w:rsidP="000B1D7B">
      <w:pPr>
        <w:tabs>
          <w:tab w:val="left" w:pos="90"/>
        </w:tabs>
        <w:ind w:left="1530" w:hanging="990"/>
        <w:jc w:val="both"/>
        <w:rPr>
          <w:rFonts w:ascii="Times New Roman" w:eastAsiaTheme="minorEastAsia" w:hAnsi="Times New Roman" w:cs="Times New Roman"/>
        </w:rPr>
      </w:pPr>
      <w:r>
        <w:rPr>
          <w:rFonts w:ascii="Times New Roman" w:eastAsiaTheme="minorEastAsia" w:hAnsi="Times New Roman" w:cs="Times New Roman"/>
          <w:b/>
          <w:bCs/>
        </w:rPr>
        <w:t xml:space="preserve">                 </w:t>
      </w:r>
      <w:r>
        <w:rPr>
          <w:rFonts w:ascii="Times New Roman" w:eastAsiaTheme="minorEastAsia" w:hAnsi="Times New Roman" w:cs="Times New Roman"/>
        </w:rPr>
        <w:t xml:space="preserve">The volume calculation is done by integrating the area of the </w:t>
      </w:r>
      <w:proofErr w:type="spellStart"/>
      <w:r>
        <w:rPr>
          <w:rFonts w:ascii="Times New Roman" w:eastAsiaTheme="minorEastAsia" w:hAnsi="Times New Roman" w:cs="Times New Roman"/>
        </w:rPr>
        <w:t>iso</w:t>
      </w:r>
      <w:proofErr w:type="spellEnd"/>
      <w:r>
        <w:rPr>
          <w:rFonts w:ascii="Times New Roman" w:eastAsiaTheme="minorEastAsia" w:hAnsi="Times New Roman" w:cs="Times New Roman"/>
        </w:rPr>
        <w:t xml:space="preserve">-parametric curves along one of the </w:t>
      </w:r>
      <w:proofErr w:type="spellStart"/>
      <w:r>
        <w:rPr>
          <w:rFonts w:ascii="Times New Roman" w:eastAsiaTheme="minorEastAsia" w:hAnsi="Times New Roman" w:cs="Times New Roman"/>
        </w:rPr>
        <w:t>parameters.Since</w:t>
      </w:r>
      <w:proofErr w:type="spellEnd"/>
      <w:r>
        <w:rPr>
          <w:rFonts w:ascii="Times New Roman" w:eastAsiaTheme="minorEastAsia" w:hAnsi="Times New Roman" w:cs="Times New Roman"/>
        </w:rPr>
        <w:t xml:space="preserve"> this technique is a function of the control net hence the </w:t>
      </w:r>
      <w:proofErr w:type="gramStart"/>
      <w:r>
        <w:rPr>
          <w:rFonts w:ascii="Times New Roman" w:eastAsiaTheme="minorEastAsia" w:hAnsi="Times New Roman" w:cs="Times New Roman"/>
        </w:rPr>
        <w:t>calculation</w:t>
      </w:r>
      <w:proofErr w:type="gramEnd"/>
      <w:r>
        <w:rPr>
          <w:rFonts w:ascii="Times New Roman" w:eastAsiaTheme="minorEastAsia" w:hAnsi="Times New Roman" w:cs="Times New Roman"/>
        </w:rPr>
        <w:t xml:space="preserve"> is approximate with the error from the analytical volume decreasing with increasing the density of the control net.</w:t>
      </w:r>
      <w:r w:rsidR="001A20F5">
        <w:rPr>
          <w:rFonts w:ascii="Times New Roman" w:eastAsiaTheme="minorEastAsia" w:hAnsi="Times New Roman" w:cs="Times New Roman"/>
        </w:rPr>
        <w:t xml:space="preserve"> Figure11 shows the variation of volume with control net density in comparison to the analytical volume of a hemisphere of radius 1 </w:t>
      </w:r>
      <w:r w:rsidR="001A20F5">
        <w:rPr>
          <w:rFonts w:ascii="Times New Roman" w:eastAsiaTheme="minorEastAsia" w:hAnsi="Times New Roman" w:cs="Times New Roman"/>
        </w:rPr>
        <w:lastRenderedPageBreak/>
        <w:t>unit.</w:t>
      </w:r>
      <w:r w:rsidR="001A20F5">
        <w:rPr>
          <w:rFonts w:ascii="Times New Roman" w:eastAsiaTheme="minorEastAsia" w:hAnsi="Times New Roman" w:cs="Times New Roman"/>
          <w:noProof/>
          <w:lang w:eastAsia="ja-JP" w:bidi="bn-IN"/>
        </w:rPr>
        <w:drawing>
          <wp:inline distT="0" distB="0" distL="0" distR="0">
            <wp:extent cx="4697051" cy="3204131"/>
            <wp:effectExtent l="19050" t="0" r="8299" b="0"/>
            <wp:docPr id="43" name="Picture 42" descr="volum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me.tif"/>
                    <pic:cNvPicPr/>
                  </pic:nvPicPr>
                  <pic:blipFill>
                    <a:blip r:embed="rId20" cstate="print"/>
                    <a:stretch>
                      <a:fillRect/>
                    </a:stretch>
                  </pic:blipFill>
                  <pic:spPr>
                    <a:xfrm>
                      <a:off x="0" y="0"/>
                      <a:ext cx="4692241" cy="3200850"/>
                    </a:xfrm>
                    <a:prstGeom prst="rect">
                      <a:avLst/>
                    </a:prstGeom>
                  </pic:spPr>
                </pic:pic>
              </a:graphicData>
            </a:graphic>
          </wp:inline>
        </w:drawing>
      </w:r>
    </w:p>
    <w:p w:rsidR="001A20F5" w:rsidRDefault="00D13AD0" w:rsidP="001A20F5">
      <w:pPr>
        <w:tabs>
          <w:tab w:val="left" w:pos="90"/>
        </w:tabs>
        <w:ind w:left="1530" w:hanging="990"/>
        <w:jc w:val="center"/>
        <w:rPr>
          <w:rFonts w:ascii="Times New Roman" w:eastAsiaTheme="minorEastAsia" w:hAnsi="Times New Roman" w:cs="Times New Roman"/>
        </w:rPr>
      </w:pPr>
      <w:r>
        <w:rPr>
          <w:rFonts w:ascii="Times New Roman" w:eastAsiaTheme="minorEastAsia" w:hAnsi="Times New Roman" w:cs="Times New Roman"/>
        </w:rPr>
        <w:t xml:space="preserve">                             </w:t>
      </w:r>
      <w:r w:rsidR="001A20F5">
        <w:rPr>
          <w:rFonts w:ascii="Times New Roman" w:eastAsiaTheme="minorEastAsia" w:hAnsi="Times New Roman" w:cs="Times New Roman"/>
        </w:rPr>
        <w:t>Figure.11. Variation of NURBS volume with analytical volume</w:t>
      </w:r>
    </w:p>
    <w:p w:rsidR="001A20F5" w:rsidRPr="005038A0" w:rsidRDefault="001A20F5" w:rsidP="001A20F5">
      <w:pPr>
        <w:tabs>
          <w:tab w:val="left" w:pos="90"/>
        </w:tabs>
        <w:ind w:left="1530" w:hanging="990"/>
        <w:rPr>
          <w:rFonts w:ascii="Times New Roman" w:eastAsiaTheme="minorEastAsia" w:hAnsi="Times New Roman" w:cs="Times New Roman"/>
        </w:rPr>
      </w:pPr>
      <w:r>
        <w:rPr>
          <w:rFonts w:ascii="Times New Roman" w:eastAsiaTheme="minorEastAsia" w:hAnsi="Times New Roman" w:cs="Times New Roman"/>
        </w:rPr>
        <w:t xml:space="preserve">                  We can see that the maximum error in the volume is a maximum of .09% which is well within the kind of bounds that we will be working with.</w:t>
      </w:r>
    </w:p>
    <w:p w:rsidR="009A31AE" w:rsidRPr="001A20F5" w:rsidRDefault="00D13AD0" w:rsidP="000B1D7B">
      <w:pPr>
        <w:tabs>
          <w:tab w:val="left" w:pos="90"/>
        </w:tabs>
        <w:ind w:left="720" w:hanging="990"/>
        <w:jc w:val="both"/>
        <w:rPr>
          <w:rFonts w:ascii="Times New Roman" w:eastAsiaTheme="minorEastAsia" w:hAnsi="Times New Roman" w:cs="Times New Roman"/>
          <w:sz w:val="28"/>
          <w:szCs w:val="28"/>
        </w:rPr>
      </w:pPr>
      <w:r>
        <w:rPr>
          <w:rFonts w:ascii="Times New Roman" w:eastAsiaTheme="minorEastAsia" w:hAnsi="Times New Roman" w:cs="Times New Roman"/>
        </w:rPr>
        <w:t xml:space="preserve">                  </w:t>
      </w:r>
      <w:r w:rsidR="001A20F5">
        <w:rPr>
          <w:rFonts w:ascii="Times New Roman" w:eastAsiaTheme="minorEastAsia" w:hAnsi="Times New Roman" w:cs="Times New Roman"/>
        </w:rPr>
        <w:t xml:space="preserve">This section has thus encompassed all the operations that were internal to our </w:t>
      </w:r>
      <w:r>
        <w:rPr>
          <w:rFonts w:ascii="Times New Roman" w:eastAsiaTheme="minorEastAsia" w:hAnsi="Times New Roman" w:cs="Times New Roman"/>
        </w:rPr>
        <w:t>surface optimization algorithm. In the following sections we will discuss the aspects of our reconstruction algorithm, the designed data structure and the computational schemes employed to recreate surfaces from a point cloud.</w:t>
      </w:r>
    </w:p>
    <w:p w:rsidR="000A404B" w:rsidRPr="000A404B" w:rsidRDefault="000A404B" w:rsidP="00B50219">
      <w:pPr>
        <w:tabs>
          <w:tab w:val="left" w:pos="90"/>
        </w:tabs>
        <w:ind w:left="1530" w:hanging="990"/>
        <w:rPr>
          <w:rFonts w:ascii="Times New Roman" w:eastAsiaTheme="minorEastAsia" w:hAnsi="Times New Roman" w:cs="Times New Roman"/>
          <w:sz w:val="12"/>
          <w:szCs w:val="12"/>
        </w:rPr>
      </w:pPr>
    </w:p>
    <w:p w:rsidR="00A6145C" w:rsidRDefault="00D13AD0" w:rsidP="00D13AD0">
      <w:pPr>
        <w:pStyle w:val="ListParagraph"/>
        <w:numPr>
          <w:ilvl w:val="0"/>
          <w:numId w:val="1"/>
        </w:numPr>
        <w:tabs>
          <w:tab w:val="left" w:pos="90"/>
        </w:tabs>
        <w:rPr>
          <w:rFonts w:ascii="Times New Roman" w:eastAsiaTheme="minorEastAsia" w:hAnsi="Times New Roman" w:cs="Times New Roman"/>
          <w:b/>
          <w:bCs/>
        </w:rPr>
      </w:pPr>
      <w:r>
        <w:rPr>
          <w:rFonts w:ascii="Times New Roman" w:eastAsiaTheme="minorEastAsia" w:hAnsi="Times New Roman" w:cs="Times New Roman"/>
          <w:b/>
          <w:bCs/>
        </w:rPr>
        <w:t>Data structure and computational schemes for the reconstruction algorithm:</w:t>
      </w:r>
    </w:p>
    <w:p w:rsidR="00D13AD0" w:rsidRDefault="00D13AD0" w:rsidP="000B1D7B">
      <w:pPr>
        <w:pStyle w:val="ListParagraph"/>
        <w:tabs>
          <w:tab w:val="left" w:pos="90"/>
        </w:tabs>
        <w:jc w:val="both"/>
        <w:rPr>
          <w:rFonts w:ascii="Times New Roman" w:eastAsiaTheme="minorEastAsia" w:hAnsi="Times New Roman" w:cs="Times New Roman"/>
        </w:rPr>
      </w:pPr>
      <w:r>
        <w:rPr>
          <w:rFonts w:ascii="Times New Roman" w:eastAsiaTheme="minorEastAsia" w:hAnsi="Times New Roman" w:cs="Times New Roman"/>
        </w:rPr>
        <w:t xml:space="preserve">This section will primarily describe the technique of surface lofting and the data structure used to achieve this technique. Moreover it will also describe the computational </w:t>
      </w:r>
      <w:r w:rsidR="00796F9B">
        <w:rPr>
          <w:rFonts w:ascii="Times New Roman" w:eastAsiaTheme="minorEastAsia" w:hAnsi="Times New Roman" w:cs="Times New Roman"/>
        </w:rPr>
        <w:t>schemes (</w:t>
      </w:r>
      <w:r>
        <w:rPr>
          <w:rFonts w:ascii="Times New Roman" w:eastAsiaTheme="minorEastAsia" w:hAnsi="Times New Roman" w:cs="Times New Roman"/>
        </w:rPr>
        <w:t xml:space="preserve">pseudo code </w:t>
      </w:r>
      <w:r w:rsidR="00796F9B">
        <w:rPr>
          <w:rFonts w:ascii="Times New Roman" w:eastAsiaTheme="minorEastAsia" w:hAnsi="Times New Roman" w:cs="Times New Roman"/>
        </w:rPr>
        <w:t xml:space="preserve">or flow charts) </w:t>
      </w:r>
      <w:r>
        <w:rPr>
          <w:rFonts w:ascii="Times New Roman" w:eastAsiaTheme="minorEastAsia" w:hAnsi="Times New Roman" w:cs="Times New Roman"/>
        </w:rPr>
        <w:t xml:space="preserve">that were employed to achieve a NURBS reconstruction of a data set. </w:t>
      </w:r>
    </w:p>
    <w:p w:rsidR="00796F9B" w:rsidRDefault="00796F9B" w:rsidP="00796F9B">
      <w:pPr>
        <w:pStyle w:val="ListParagraph"/>
        <w:numPr>
          <w:ilvl w:val="0"/>
          <w:numId w:val="3"/>
        </w:numPr>
        <w:tabs>
          <w:tab w:val="left" w:pos="90"/>
        </w:tabs>
        <w:rPr>
          <w:rFonts w:ascii="Times New Roman" w:eastAsiaTheme="minorEastAsia" w:hAnsi="Times New Roman" w:cs="Times New Roman"/>
          <w:b/>
          <w:bCs/>
        </w:rPr>
      </w:pPr>
      <w:r w:rsidRPr="00796F9B">
        <w:rPr>
          <w:rFonts w:ascii="Times New Roman" w:eastAsiaTheme="minorEastAsia" w:hAnsi="Times New Roman" w:cs="Times New Roman"/>
          <w:b/>
          <w:bCs/>
        </w:rPr>
        <w:t>Data structure for surface lofting</w:t>
      </w:r>
      <w:r>
        <w:rPr>
          <w:rFonts w:ascii="Times New Roman" w:eastAsiaTheme="minorEastAsia" w:hAnsi="Times New Roman" w:cs="Times New Roman"/>
          <w:b/>
          <w:bCs/>
        </w:rPr>
        <w:t>:</w:t>
      </w:r>
    </w:p>
    <w:p w:rsidR="00D215F8" w:rsidRDefault="00796F9B" w:rsidP="00D215F8">
      <w:pPr>
        <w:pStyle w:val="ListParagraph"/>
        <w:tabs>
          <w:tab w:val="left" w:pos="90"/>
        </w:tabs>
        <w:ind w:left="1440"/>
        <w:jc w:val="both"/>
        <w:rPr>
          <w:rFonts w:ascii="Times New Roman" w:eastAsiaTheme="minorEastAsia" w:hAnsi="Times New Roman" w:cs="Times New Roman"/>
        </w:rPr>
      </w:pPr>
      <w:r>
        <w:rPr>
          <w:rFonts w:ascii="Times New Roman" w:eastAsiaTheme="minorEastAsia" w:hAnsi="Times New Roman" w:cs="Times New Roman"/>
        </w:rPr>
        <w:t>In order to maintain continuity, one can intuitively think that</w:t>
      </w:r>
      <w:r w:rsidR="002D27E8">
        <w:rPr>
          <w:rFonts w:ascii="Times New Roman" w:eastAsiaTheme="minorEastAsia" w:hAnsi="Times New Roman" w:cs="Times New Roman"/>
        </w:rPr>
        <w:t xml:space="preserve">, if </w:t>
      </w:r>
      <w:r>
        <w:rPr>
          <w:rFonts w:ascii="Times New Roman" w:eastAsiaTheme="minorEastAsia" w:hAnsi="Times New Roman" w:cs="Times New Roman"/>
        </w:rPr>
        <w:t xml:space="preserve">a point is perturbed, my data structure should be able to remember its neighboring points </w:t>
      </w:r>
      <w:r w:rsidR="002D27E8">
        <w:rPr>
          <w:rFonts w:ascii="Times New Roman" w:eastAsiaTheme="minorEastAsia" w:hAnsi="Times New Roman" w:cs="Times New Roman"/>
        </w:rPr>
        <w:t xml:space="preserve">in order to connect to them locally to maintain continuity. In three dimensions this intuition does not remain as trivial as it sounds. It would involve a depth-first-search in a local neighborhood of all the perturbed points, to recollect the points which are closest to the original point. This would be algorithmically a complex structure to implement, so instead the surface which is inherently two </w:t>
      </w:r>
      <w:proofErr w:type="spellStart"/>
      <w:r w:rsidR="002D27E8">
        <w:rPr>
          <w:rFonts w:ascii="Times New Roman" w:eastAsiaTheme="minorEastAsia" w:hAnsi="Times New Roman" w:cs="Times New Roman"/>
        </w:rPr>
        <w:t>iso</w:t>
      </w:r>
      <w:proofErr w:type="spellEnd"/>
      <w:r w:rsidR="002D27E8">
        <w:rPr>
          <w:rFonts w:ascii="Times New Roman" w:eastAsiaTheme="minorEastAsia" w:hAnsi="Times New Roman" w:cs="Times New Roman"/>
        </w:rPr>
        <w:t xml:space="preserve">-parametric set of curves, is reconstructed as these sets of curves instead of a 3-D structure as a whole. This would mean that each of the </w:t>
      </w:r>
      <w:proofErr w:type="spellStart"/>
      <w:r w:rsidR="002D27E8">
        <w:rPr>
          <w:rFonts w:ascii="Times New Roman" w:eastAsiaTheme="minorEastAsia" w:hAnsi="Times New Roman" w:cs="Times New Roman"/>
        </w:rPr>
        <w:t>iso</w:t>
      </w:r>
      <w:proofErr w:type="spellEnd"/>
      <w:r w:rsidR="002D27E8">
        <w:rPr>
          <w:rFonts w:ascii="Times New Roman" w:eastAsiaTheme="minorEastAsia" w:hAnsi="Times New Roman" w:cs="Times New Roman"/>
        </w:rPr>
        <w:t xml:space="preserve">-parametric NURBS curves are reconstructed from the set of data points. So if a point is perturbed it would necessarily lie on one of these NURBS curves and would always share the </w:t>
      </w:r>
      <w:r w:rsidR="002D27E8">
        <w:rPr>
          <w:rFonts w:ascii="Times New Roman" w:eastAsiaTheme="minorEastAsia" w:hAnsi="Times New Roman" w:cs="Times New Roman"/>
        </w:rPr>
        <w:lastRenderedPageBreak/>
        <w:t>neighbors which are points on the same NURBS curve. That would also necessarily imply that once perturbed, the curve does not remain planar, but it would ensure that continuity is maintained at the perturbed point by transforming the planar curve into a non-planar one. A set of such non-</w:t>
      </w:r>
      <w:proofErr w:type="spellStart"/>
      <w:r w:rsidR="002D27E8">
        <w:rPr>
          <w:rFonts w:ascii="Times New Roman" w:eastAsiaTheme="minorEastAsia" w:hAnsi="Times New Roman" w:cs="Times New Roman"/>
        </w:rPr>
        <w:t>planarities</w:t>
      </w:r>
      <w:proofErr w:type="spellEnd"/>
      <w:r w:rsidR="002D27E8">
        <w:rPr>
          <w:rFonts w:ascii="Times New Roman" w:eastAsiaTheme="minorEastAsia" w:hAnsi="Times New Roman" w:cs="Times New Roman"/>
        </w:rPr>
        <w:t xml:space="preserve"> w</w:t>
      </w:r>
      <w:r w:rsidR="00D215F8">
        <w:rPr>
          <w:rFonts w:ascii="Times New Roman" w:eastAsiaTheme="minorEastAsia" w:hAnsi="Times New Roman" w:cs="Times New Roman"/>
        </w:rPr>
        <w:t>ould form the three-dimensional</w:t>
      </w:r>
      <w:r w:rsidR="00C10E6E">
        <w:rPr>
          <w:rFonts w:ascii="Times New Roman" w:eastAsiaTheme="minorEastAsia" w:hAnsi="Times New Roman" w:cs="Times New Roman"/>
        </w:rPr>
        <w:t xml:space="preserve"> </w:t>
      </w:r>
      <w:r w:rsidR="002D27E8">
        <w:rPr>
          <w:rFonts w:ascii="Times New Roman" w:eastAsiaTheme="minorEastAsia" w:hAnsi="Times New Roman" w:cs="Times New Roman"/>
        </w:rPr>
        <w:t>perturbation on the surface.</w:t>
      </w:r>
    </w:p>
    <w:p w:rsidR="00D215F8" w:rsidRDefault="00D215F8" w:rsidP="00D215F8">
      <w:pPr>
        <w:pStyle w:val="ListParagraph"/>
        <w:tabs>
          <w:tab w:val="left" w:pos="90"/>
        </w:tabs>
        <w:ind w:left="1440"/>
        <w:jc w:val="center"/>
        <w:rPr>
          <w:rFonts w:ascii="Times New Roman" w:eastAsiaTheme="minorEastAsia" w:hAnsi="Times New Roman" w:cs="Times New Roman"/>
        </w:rPr>
      </w:pPr>
    </w:p>
    <w:p w:rsidR="00796F9B" w:rsidRDefault="002D27E8" w:rsidP="00D215F8">
      <w:pPr>
        <w:pStyle w:val="ListParagraph"/>
        <w:tabs>
          <w:tab w:val="left" w:pos="90"/>
        </w:tabs>
        <w:ind w:left="1440"/>
        <w:jc w:val="center"/>
        <w:rPr>
          <w:rFonts w:ascii="Times New Roman" w:eastAsiaTheme="minorEastAsia" w:hAnsi="Times New Roman" w:cs="Times New Roman"/>
        </w:rPr>
      </w:pPr>
      <w:r>
        <w:rPr>
          <w:rFonts w:ascii="Times New Roman" w:eastAsiaTheme="minorEastAsia" w:hAnsi="Times New Roman" w:cs="Times New Roman"/>
          <w:noProof/>
          <w:lang w:eastAsia="ja-JP" w:bidi="bn-IN"/>
        </w:rPr>
        <w:drawing>
          <wp:inline distT="0" distB="0" distL="0" distR="0">
            <wp:extent cx="3354241" cy="2211514"/>
            <wp:effectExtent l="19050" t="0" r="0" b="0"/>
            <wp:docPr id="44" name="Picture 43" descr="def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r.tif"/>
                    <pic:cNvPicPr/>
                  </pic:nvPicPr>
                  <pic:blipFill>
                    <a:blip r:embed="rId21" cstate="print"/>
                    <a:stretch>
                      <a:fillRect/>
                    </a:stretch>
                  </pic:blipFill>
                  <pic:spPr>
                    <a:xfrm>
                      <a:off x="0" y="0"/>
                      <a:ext cx="3355710" cy="2212483"/>
                    </a:xfrm>
                    <a:prstGeom prst="rect">
                      <a:avLst/>
                    </a:prstGeom>
                  </pic:spPr>
                </pic:pic>
              </a:graphicData>
            </a:graphic>
          </wp:inline>
        </w:drawing>
      </w:r>
    </w:p>
    <w:p w:rsidR="00D215F8" w:rsidRDefault="00D215F8" w:rsidP="00D215F8">
      <w:pPr>
        <w:pStyle w:val="ListParagraph"/>
        <w:tabs>
          <w:tab w:val="left" w:pos="90"/>
        </w:tabs>
        <w:ind w:left="1440"/>
        <w:jc w:val="center"/>
        <w:rPr>
          <w:rFonts w:ascii="Times New Roman" w:eastAsiaTheme="minorEastAsia" w:hAnsi="Times New Roman" w:cs="Times New Roman"/>
        </w:rPr>
      </w:pPr>
      <w:proofErr w:type="gramStart"/>
      <w:r>
        <w:rPr>
          <w:rFonts w:ascii="Times New Roman" w:eastAsiaTheme="minorEastAsia" w:hAnsi="Times New Roman" w:cs="Times New Roman"/>
        </w:rPr>
        <w:t xml:space="preserve">Fig.12.Two neighboring </w:t>
      </w:r>
      <w:proofErr w:type="spellStart"/>
      <w:r>
        <w:rPr>
          <w:rFonts w:ascii="Times New Roman" w:eastAsiaTheme="minorEastAsia" w:hAnsi="Times New Roman" w:cs="Times New Roman"/>
        </w:rPr>
        <w:t>iso</w:t>
      </w:r>
      <w:proofErr w:type="spellEnd"/>
      <w:r>
        <w:rPr>
          <w:rFonts w:ascii="Times New Roman" w:eastAsiaTheme="minorEastAsia" w:hAnsi="Times New Roman" w:cs="Times New Roman"/>
        </w:rPr>
        <w:t xml:space="preserve"> parametric curves with a perturbed point.</w:t>
      </w:r>
      <w:proofErr w:type="gramEnd"/>
    </w:p>
    <w:p w:rsidR="00A86A6D" w:rsidRDefault="00D215F8" w:rsidP="000B1D7B">
      <w:pPr>
        <w:pStyle w:val="ListParagraph"/>
        <w:tabs>
          <w:tab w:val="left" w:pos="90"/>
        </w:tabs>
        <w:ind w:left="1440"/>
        <w:jc w:val="both"/>
        <w:rPr>
          <w:rFonts w:ascii="Times New Roman" w:eastAsiaTheme="minorEastAsia" w:hAnsi="Times New Roman" w:cs="Times New Roman"/>
        </w:rPr>
      </w:pPr>
      <w:r>
        <w:rPr>
          <w:rFonts w:ascii="Times New Roman" w:eastAsiaTheme="minorEastAsia" w:hAnsi="Times New Roman" w:cs="Times New Roman"/>
        </w:rPr>
        <w:t xml:space="preserve">In Fig 12 we the red curve is a slice of a NURBS hemisphere while the blue curve is its neighboring </w:t>
      </w:r>
      <w:proofErr w:type="spellStart"/>
      <w:r>
        <w:rPr>
          <w:rFonts w:ascii="Times New Roman" w:eastAsiaTheme="minorEastAsia" w:hAnsi="Times New Roman" w:cs="Times New Roman"/>
        </w:rPr>
        <w:t>iso</w:t>
      </w:r>
      <w:proofErr w:type="spellEnd"/>
      <w:r>
        <w:rPr>
          <w:rFonts w:ascii="Times New Roman" w:eastAsiaTheme="minorEastAsia" w:hAnsi="Times New Roman" w:cs="Times New Roman"/>
        </w:rPr>
        <w:t xml:space="preserve">- parametric slice with a point perturbed. However continuity has been ensured by considering that despite the perturbation the point belongs to same curve and hence shall share the same neighbors. However in this process, with an increased perturbation the distortion of the surface increases and the direction of normal evaluated </w:t>
      </w:r>
      <w:proofErr w:type="gramStart"/>
      <w:r>
        <w:rPr>
          <w:rFonts w:ascii="Times New Roman" w:eastAsiaTheme="minorEastAsia" w:hAnsi="Times New Roman" w:cs="Times New Roman"/>
        </w:rPr>
        <w:t>comes</w:t>
      </w:r>
      <w:proofErr w:type="gramEnd"/>
      <w:r>
        <w:rPr>
          <w:rFonts w:ascii="Times New Roman" w:eastAsiaTheme="minorEastAsia" w:hAnsi="Times New Roman" w:cs="Times New Roman"/>
        </w:rPr>
        <w:t xml:space="preserve"> out to be erroneous. Hence ideally a re-sampling of the parameters based on the new set of control points should be performed before reconstructing the lofted NURBS surface. In this study this re-sampling has not yet been performed. In order to implement surface lofting technique the data structure of points has been chosen as a three-dimensional array </w:t>
      </w:r>
      <w:r w:rsidRPr="00D215F8">
        <w:rPr>
          <w:rFonts w:ascii="Times New Roman" w:eastAsiaTheme="minorEastAsia" w:hAnsi="Times New Roman" w:cs="Times New Roman"/>
          <w:b/>
          <w:bCs/>
        </w:rPr>
        <w:t>P[</w:t>
      </w:r>
      <w:proofErr w:type="spellStart"/>
      <w:r w:rsidRPr="00D215F8">
        <w:rPr>
          <w:rFonts w:ascii="Times New Roman" w:eastAsiaTheme="minorEastAsia" w:hAnsi="Times New Roman" w:cs="Times New Roman"/>
          <w:b/>
          <w:bCs/>
        </w:rPr>
        <w:t>i</w:t>
      </w:r>
      <w:proofErr w:type="spellEnd"/>
      <w:proofErr w:type="gramStart"/>
      <w:r w:rsidRPr="00D215F8">
        <w:rPr>
          <w:rFonts w:ascii="Times New Roman" w:eastAsiaTheme="minorEastAsia" w:hAnsi="Times New Roman" w:cs="Times New Roman"/>
          <w:b/>
          <w:bCs/>
        </w:rPr>
        <w:t>][</w:t>
      </w:r>
      <w:proofErr w:type="gramEnd"/>
      <w:r w:rsidRPr="00D215F8">
        <w:rPr>
          <w:rFonts w:ascii="Times New Roman" w:eastAsiaTheme="minorEastAsia" w:hAnsi="Times New Roman" w:cs="Times New Roman"/>
          <w:b/>
          <w:bCs/>
        </w:rPr>
        <w:t>j][k]</w:t>
      </w:r>
      <w:r>
        <w:rPr>
          <w:rFonts w:ascii="Times New Roman" w:eastAsiaTheme="minorEastAsia" w:hAnsi="Times New Roman" w:cs="Times New Roman"/>
          <w:b/>
          <w:bCs/>
        </w:rPr>
        <w:t xml:space="preserve"> </w:t>
      </w:r>
      <w:r>
        <w:rPr>
          <w:rFonts w:ascii="Times New Roman" w:eastAsiaTheme="minorEastAsia" w:hAnsi="Times New Roman" w:cs="Times New Roman"/>
        </w:rPr>
        <w:t xml:space="preserve"> where the parameter </w:t>
      </w:r>
      <w:r>
        <w:rPr>
          <w:rFonts w:ascii="Times New Roman" w:eastAsiaTheme="minorEastAsia" w:hAnsi="Times New Roman" w:cs="Times New Roman"/>
          <w:i/>
          <w:iCs/>
        </w:rPr>
        <w:t xml:space="preserve">u </w:t>
      </w:r>
      <w:r>
        <w:rPr>
          <w:rFonts w:ascii="Times New Roman" w:eastAsiaTheme="minorEastAsia" w:hAnsi="Times New Roman" w:cs="Times New Roman"/>
        </w:rPr>
        <w:t xml:space="preserve">has been chosen to vary along varying </w:t>
      </w:r>
      <w:r>
        <w:rPr>
          <w:rFonts w:ascii="Times New Roman" w:eastAsiaTheme="minorEastAsia" w:hAnsi="Times New Roman" w:cs="Times New Roman"/>
          <w:b/>
          <w:bCs/>
        </w:rPr>
        <w:t xml:space="preserve">j </w:t>
      </w:r>
      <w:r>
        <w:rPr>
          <w:rFonts w:ascii="Times New Roman" w:eastAsiaTheme="minorEastAsia" w:hAnsi="Times New Roman" w:cs="Times New Roman"/>
        </w:rPr>
        <w:t xml:space="preserve"> while the parameter </w:t>
      </w:r>
      <w:r>
        <w:rPr>
          <w:rFonts w:ascii="Times New Roman" w:eastAsiaTheme="minorEastAsia" w:hAnsi="Times New Roman" w:cs="Times New Roman"/>
          <w:i/>
          <w:iCs/>
        </w:rPr>
        <w:t xml:space="preserve">v </w:t>
      </w:r>
      <w:r>
        <w:rPr>
          <w:rFonts w:ascii="Times New Roman" w:eastAsiaTheme="minorEastAsia" w:hAnsi="Times New Roman" w:cs="Times New Roman"/>
        </w:rPr>
        <w:t xml:space="preserve">varies along varying </w:t>
      </w:r>
      <w:r w:rsidR="003F0999" w:rsidRPr="003F0999">
        <w:rPr>
          <w:rFonts w:ascii="Times New Roman" w:eastAsiaTheme="minorEastAsia" w:hAnsi="Times New Roman" w:cs="Times New Roman"/>
        </w:rPr>
        <w:t>k</w:t>
      </w:r>
      <w:r w:rsidR="003F0999">
        <w:rPr>
          <w:rFonts w:ascii="Times New Roman" w:eastAsiaTheme="minorEastAsia" w:hAnsi="Times New Roman" w:cs="Times New Roman"/>
        </w:rPr>
        <w:t xml:space="preserve">, while </w:t>
      </w:r>
      <w:proofErr w:type="spellStart"/>
      <w:r w:rsidR="003F0999">
        <w:rPr>
          <w:rFonts w:ascii="Times New Roman" w:eastAsiaTheme="minorEastAsia" w:hAnsi="Times New Roman" w:cs="Times New Roman"/>
        </w:rPr>
        <w:t>i</w:t>
      </w:r>
      <w:proofErr w:type="spellEnd"/>
      <w:r w:rsidR="003F0999">
        <w:rPr>
          <w:rFonts w:ascii="Times New Roman" w:eastAsiaTheme="minorEastAsia" w:hAnsi="Times New Roman" w:cs="Times New Roman"/>
        </w:rPr>
        <w:t xml:space="preserve"> represents the dimension of my coordinate space(3,for </w:t>
      </w:r>
      <w:r w:rsidR="003F0999">
        <w:rPr>
          <w:rFonts w:ascii="Times New Roman" w:eastAsiaTheme="minorEastAsia" w:hAnsi="Times New Roman" w:cs="Times New Roman"/>
          <w:i/>
          <w:iCs/>
        </w:rPr>
        <w:t xml:space="preserve">xyz </w:t>
      </w:r>
      <w:r w:rsidR="003F0999">
        <w:rPr>
          <w:rFonts w:ascii="Times New Roman" w:eastAsiaTheme="minorEastAsia" w:hAnsi="Times New Roman" w:cs="Times New Roman"/>
        </w:rPr>
        <w:t>and 4 for homogeneous ).</w:t>
      </w:r>
      <w:r w:rsidR="003F0999" w:rsidRPr="003F0999">
        <w:rPr>
          <w:rFonts w:ascii="Times New Roman" w:eastAsiaTheme="minorEastAsia" w:hAnsi="Times New Roman" w:cs="Times New Roman"/>
        </w:rPr>
        <w:t>Hence</w:t>
      </w:r>
      <w:r w:rsidR="003F0999">
        <w:rPr>
          <w:rFonts w:ascii="Times New Roman" w:eastAsiaTheme="minorEastAsia" w:hAnsi="Times New Roman" w:cs="Times New Roman"/>
        </w:rPr>
        <w:t xml:space="preserve"> for each </w:t>
      </w:r>
      <w:r w:rsidR="003F0999">
        <w:rPr>
          <w:rFonts w:ascii="Times New Roman" w:eastAsiaTheme="minorEastAsia" w:hAnsi="Times New Roman" w:cs="Times New Roman"/>
          <w:b/>
          <w:bCs/>
        </w:rPr>
        <w:t xml:space="preserve">k </w:t>
      </w:r>
      <w:r w:rsidR="003F0999">
        <w:rPr>
          <w:rFonts w:ascii="Times New Roman" w:eastAsiaTheme="minorEastAsia" w:hAnsi="Times New Roman" w:cs="Times New Roman"/>
        </w:rPr>
        <w:t xml:space="preserve">value we have a an array of coordinates defined by a varying </w:t>
      </w:r>
      <w:r w:rsidR="003F0999">
        <w:rPr>
          <w:rFonts w:ascii="Times New Roman" w:eastAsiaTheme="minorEastAsia" w:hAnsi="Times New Roman" w:cs="Times New Roman"/>
          <w:i/>
          <w:iCs/>
        </w:rPr>
        <w:t>u</w:t>
      </w:r>
      <w:r w:rsidR="003F0999">
        <w:rPr>
          <w:rFonts w:ascii="Times New Roman" w:eastAsiaTheme="minorEastAsia" w:hAnsi="Times New Roman" w:cs="Times New Roman"/>
        </w:rPr>
        <w:t xml:space="preserve"> value and constant </w:t>
      </w:r>
      <w:r w:rsidR="003F0999">
        <w:rPr>
          <w:rFonts w:ascii="Times New Roman" w:eastAsiaTheme="minorEastAsia" w:hAnsi="Times New Roman" w:cs="Times New Roman"/>
          <w:i/>
          <w:iCs/>
        </w:rPr>
        <w:t xml:space="preserve">v </w:t>
      </w:r>
      <w:r w:rsidR="003F0999">
        <w:rPr>
          <w:rFonts w:ascii="Times New Roman" w:eastAsiaTheme="minorEastAsia" w:hAnsi="Times New Roman" w:cs="Times New Roman"/>
        </w:rPr>
        <w:t>value. The computational schem</w:t>
      </w:r>
      <w:r w:rsidR="00A86A6D">
        <w:rPr>
          <w:rFonts w:ascii="Times New Roman" w:eastAsiaTheme="minorEastAsia" w:hAnsi="Times New Roman" w:cs="Times New Roman"/>
        </w:rPr>
        <w:t>e to store the point cloud in our</w:t>
      </w:r>
      <w:r w:rsidR="003F0999">
        <w:rPr>
          <w:rFonts w:ascii="Times New Roman" w:eastAsiaTheme="minorEastAsia" w:hAnsi="Times New Roman" w:cs="Times New Roman"/>
        </w:rPr>
        <w:t xml:space="preserve"> data structure is as follows.</w:t>
      </w:r>
    </w:p>
    <w:p w:rsidR="00CF0471" w:rsidRDefault="00CF0471" w:rsidP="00CF0471">
      <w:pPr>
        <w:tabs>
          <w:tab w:val="left" w:pos="90"/>
        </w:tabs>
        <w:jc w:val="both"/>
        <w:rPr>
          <w:rFonts w:ascii="Times New Roman" w:eastAsiaTheme="minorEastAsia" w:hAnsi="Times New Roman" w:cs="Times New Roman"/>
          <w:i/>
          <w:iCs/>
        </w:rPr>
      </w:pPr>
    </w:p>
    <w:p w:rsidR="00CF0471" w:rsidRDefault="00CF0471" w:rsidP="00CF0471">
      <w:pPr>
        <w:tabs>
          <w:tab w:val="left" w:pos="90"/>
        </w:tabs>
        <w:jc w:val="both"/>
        <w:rPr>
          <w:rFonts w:ascii="Times New Roman" w:eastAsiaTheme="minorEastAsia" w:hAnsi="Times New Roman" w:cs="Times New Roman"/>
          <w:i/>
          <w:iCs/>
        </w:rPr>
      </w:pPr>
    </w:p>
    <w:p w:rsidR="00CF0471" w:rsidRDefault="00CF0471" w:rsidP="00CF0471">
      <w:pPr>
        <w:tabs>
          <w:tab w:val="left" w:pos="90"/>
        </w:tabs>
        <w:jc w:val="both"/>
        <w:rPr>
          <w:rFonts w:ascii="Times New Roman" w:eastAsiaTheme="minorEastAsia" w:hAnsi="Times New Roman" w:cs="Times New Roman"/>
          <w:i/>
          <w:iCs/>
        </w:rPr>
      </w:pPr>
    </w:p>
    <w:p w:rsidR="00CF0471" w:rsidRDefault="00CF0471" w:rsidP="00CF0471">
      <w:pPr>
        <w:tabs>
          <w:tab w:val="left" w:pos="90"/>
        </w:tabs>
        <w:jc w:val="both"/>
        <w:rPr>
          <w:rFonts w:ascii="Times New Roman" w:eastAsiaTheme="minorEastAsia" w:hAnsi="Times New Roman" w:cs="Times New Roman"/>
          <w:i/>
          <w:iCs/>
        </w:rPr>
      </w:pPr>
    </w:p>
    <w:p w:rsidR="00CF0471" w:rsidRDefault="00CF0471" w:rsidP="00CF0471">
      <w:pPr>
        <w:tabs>
          <w:tab w:val="left" w:pos="90"/>
        </w:tabs>
        <w:jc w:val="both"/>
        <w:rPr>
          <w:rFonts w:ascii="Times New Roman" w:eastAsiaTheme="minorEastAsia" w:hAnsi="Times New Roman" w:cs="Times New Roman"/>
          <w:i/>
          <w:iCs/>
        </w:rPr>
      </w:pPr>
    </w:p>
    <w:p w:rsidR="00CF0471" w:rsidRDefault="00CF0471" w:rsidP="00CF0471">
      <w:pPr>
        <w:tabs>
          <w:tab w:val="left" w:pos="90"/>
        </w:tabs>
        <w:jc w:val="both"/>
        <w:rPr>
          <w:rFonts w:ascii="Times New Roman" w:eastAsiaTheme="minorEastAsia" w:hAnsi="Times New Roman" w:cs="Times New Roman"/>
          <w:i/>
          <w:iCs/>
        </w:rPr>
      </w:pPr>
    </w:p>
    <w:p w:rsidR="00CF0471" w:rsidRPr="000F1AA1" w:rsidRDefault="00CF0471" w:rsidP="00CF0471">
      <w:pPr>
        <w:tabs>
          <w:tab w:val="left" w:pos="90"/>
        </w:tabs>
        <w:jc w:val="both"/>
        <w:rPr>
          <w:rFonts w:ascii="Times New Roman" w:eastAsiaTheme="minorEastAsia" w:hAnsi="Times New Roman" w:cs="Times New Roman"/>
          <w:i/>
          <w:iCs/>
        </w:rPr>
      </w:pPr>
      <w:r w:rsidRPr="000F1AA1">
        <w:rPr>
          <w:rFonts w:ascii="Times New Roman" w:eastAsiaTheme="minorEastAsia" w:hAnsi="Times New Roman" w:cs="Times New Roman"/>
          <w:i/>
          <w:iCs/>
        </w:rPr>
        <w:lastRenderedPageBreak/>
        <w:t>Cloud_</w:t>
      </w:r>
      <w:proofErr w:type="gramStart"/>
      <w:r w:rsidRPr="000F1AA1">
        <w:rPr>
          <w:rFonts w:ascii="Times New Roman" w:eastAsiaTheme="minorEastAsia" w:hAnsi="Times New Roman" w:cs="Times New Roman"/>
          <w:i/>
          <w:iCs/>
        </w:rPr>
        <w:t>storage(</w:t>
      </w:r>
      <w:proofErr w:type="spellStart"/>
      <w:proofErr w:type="gramEnd"/>
      <w:r w:rsidRPr="000F1AA1">
        <w:rPr>
          <w:rFonts w:ascii="Times New Roman" w:eastAsiaTheme="minorEastAsia" w:hAnsi="Times New Roman" w:cs="Times New Roman"/>
          <w:i/>
          <w:iCs/>
        </w:rPr>
        <w:t>controlgrid</w:t>
      </w:r>
      <w:proofErr w:type="spellEnd"/>
      <w:r w:rsidRPr="000F1AA1">
        <w:rPr>
          <w:rFonts w:ascii="Times New Roman" w:hAnsi="Times New Roman" w:cs="Times New Roman"/>
          <w:i/>
          <w:iCs/>
        </w:rPr>
        <w:t>)</w:t>
      </w:r>
      <w:r w:rsidRPr="000F1AA1">
        <w:rPr>
          <w:rFonts w:ascii="Times New Roman" w:eastAsiaTheme="minorEastAsia" w:hAnsi="Times New Roman" w:cs="Times New Roman"/>
          <w:i/>
          <w:iCs/>
        </w:rPr>
        <w:t xml:space="preserve">                                </w:t>
      </w:r>
    </w:p>
    <w:p w:rsidR="00CF0471" w:rsidRPr="000F1AA1" w:rsidRDefault="00CF0471" w:rsidP="00CF0471">
      <w:pPr>
        <w:tabs>
          <w:tab w:val="left" w:pos="90"/>
        </w:tabs>
        <w:jc w:val="both"/>
        <w:rPr>
          <w:rFonts w:ascii="Times New Roman" w:eastAsiaTheme="minorEastAsia" w:hAnsi="Times New Roman" w:cs="Times New Roman"/>
          <w:i/>
          <w:iCs/>
        </w:rPr>
      </w:pPr>
      <w:r w:rsidRPr="000F1AA1">
        <w:rPr>
          <w:rFonts w:ascii="Times New Roman" w:eastAsiaTheme="minorEastAsia" w:hAnsi="Times New Roman" w:cs="Times New Roman"/>
          <w:i/>
          <w:iCs/>
        </w:rPr>
        <w:t>{</w:t>
      </w:r>
    </w:p>
    <w:p w:rsidR="00CF0471" w:rsidRPr="000F1AA1" w:rsidRDefault="00CF0471" w:rsidP="00CF0471">
      <w:pPr>
        <w:tabs>
          <w:tab w:val="left" w:pos="90"/>
        </w:tabs>
        <w:jc w:val="both"/>
        <w:rPr>
          <w:rFonts w:ascii="Times New Roman" w:eastAsiaTheme="minorEastAsia" w:hAnsi="Times New Roman" w:cs="Times New Roman"/>
          <w:i/>
          <w:iCs/>
        </w:rPr>
      </w:pPr>
      <w:r w:rsidRPr="000F1AA1">
        <w:rPr>
          <w:rFonts w:ascii="Times New Roman" w:eastAsiaTheme="minorEastAsia" w:hAnsi="Times New Roman" w:cs="Times New Roman"/>
          <w:i/>
          <w:iCs/>
        </w:rPr>
        <w:t xml:space="preserve">   </w:t>
      </w:r>
      <w:proofErr w:type="gramStart"/>
      <w:r w:rsidRPr="000F1AA1">
        <w:rPr>
          <w:rFonts w:ascii="Times New Roman" w:eastAsiaTheme="minorEastAsia" w:hAnsi="Times New Roman" w:cs="Times New Roman"/>
          <w:i/>
          <w:iCs/>
        </w:rPr>
        <w:t>do  k</w:t>
      </w:r>
      <w:proofErr w:type="gramEnd"/>
      <w:r w:rsidRPr="000F1AA1">
        <w:rPr>
          <w:rFonts w:ascii="Times New Roman" w:eastAsiaTheme="minorEastAsia" w:hAnsi="Times New Roman" w:cs="Times New Roman"/>
          <w:i/>
          <w:iCs/>
        </w:rPr>
        <w:t>=1 to</w:t>
      </w:r>
      <w:r>
        <w:rPr>
          <w:rFonts w:ascii="Times New Roman" w:eastAsiaTheme="minorEastAsia" w:hAnsi="Times New Roman" w:cs="Times New Roman"/>
          <w:i/>
          <w:iCs/>
        </w:rPr>
        <w:t xml:space="preserve"> N</w:t>
      </w:r>
      <w:r w:rsidRPr="000F1AA1">
        <w:rPr>
          <w:rFonts w:ascii="Times New Roman" w:eastAsiaTheme="minorEastAsia" w:hAnsi="Times New Roman" w:cs="Times New Roman"/>
          <w:i/>
          <w:iCs/>
        </w:rPr>
        <w:t xml:space="preserve"> </w:t>
      </w:r>
    </w:p>
    <w:p w:rsidR="00CF0471" w:rsidRPr="000F1AA1" w:rsidRDefault="00CF0471" w:rsidP="00CF0471">
      <w:pPr>
        <w:tabs>
          <w:tab w:val="left" w:pos="90"/>
        </w:tabs>
        <w:jc w:val="both"/>
        <w:rPr>
          <w:rFonts w:ascii="Times New Roman" w:eastAsiaTheme="minorEastAsia" w:hAnsi="Times New Roman" w:cs="Times New Roman"/>
          <w:i/>
          <w:iCs/>
        </w:rPr>
      </w:pPr>
      <w:r w:rsidRPr="000F1AA1">
        <w:rPr>
          <w:rFonts w:ascii="Times New Roman" w:eastAsiaTheme="minorEastAsia" w:hAnsi="Times New Roman" w:cs="Times New Roman"/>
          <w:i/>
          <w:iCs/>
        </w:rPr>
        <w:t xml:space="preserve">      {  </w:t>
      </w:r>
    </w:p>
    <w:p w:rsidR="00CF0471" w:rsidRPr="000F1AA1" w:rsidRDefault="00CF0471" w:rsidP="00CF0471">
      <w:pPr>
        <w:tabs>
          <w:tab w:val="left" w:pos="90"/>
        </w:tabs>
        <w:jc w:val="both"/>
        <w:rPr>
          <w:rFonts w:ascii="Times New Roman" w:hAnsi="Times New Roman" w:cs="Times New Roman"/>
          <w:i/>
          <w:iCs/>
        </w:rPr>
      </w:pPr>
      <w:r w:rsidRPr="000F1AA1">
        <w:rPr>
          <w:rFonts w:ascii="Times New Roman" w:eastAsiaTheme="minorEastAsia" w:hAnsi="Times New Roman" w:cs="Times New Roman"/>
          <w:i/>
          <w:iCs/>
        </w:rPr>
        <w:t xml:space="preserve">          </w:t>
      </w:r>
      <w:proofErr w:type="gramStart"/>
      <w:r w:rsidRPr="000F1AA1">
        <w:rPr>
          <w:rFonts w:ascii="Times New Roman" w:eastAsiaTheme="minorEastAsia" w:hAnsi="Times New Roman" w:cs="Times New Roman"/>
          <w:i/>
          <w:iCs/>
        </w:rPr>
        <w:t>do</w:t>
      </w:r>
      <w:proofErr w:type="gramEnd"/>
      <w:r w:rsidRPr="000F1AA1">
        <w:rPr>
          <w:rFonts w:ascii="Times New Roman" w:eastAsiaTheme="minorEastAsia" w:hAnsi="Times New Roman" w:cs="Times New Roman"/>
          <w:i/>
          <w:iCs/>
        </w:rPr>
        <w:t xml:space="preserve"> j=1 to M</w:t>
      </w:r>
    </w:p>
    <w:p w:rsidR="00CF0471" w:rsidRPr="000F1AA1" w:rsidRDefault="00CF0471" w:rsidP="00CF0471">
      <w:pPr>
        <w:tabs>
          <w:tab w:val="left" w:pos="90"/>
        </w:tabs>
        <w:jc w:val="both"/>
        <w:rPr>
          <w:rFonts w:ascii="Times New Roman" w:eastAsiaTheme="minorEastAsia" w:hAnsi="Times New Roman" w:cs="Times New Roman"/>
          <w:i/>
          <w:iCs/>
        </w:rPr>
      </w:pPr>
      <w:r w:rsidRPr="000F1AA1">
        <w:rPr>
          <w:rFonts w:ascii="Times New Roman" w:eastAsiaTheme="minorEastAsia" w:hAnsi="Times New Roman" w:cs="Times New Roman"/>
          <w:i/>
          <w:iCs/>
        </w:rPr>
        <w:t xml:space="preserve">              {</w:t>
      </w:r>
    </w:p>
    <w:p w:rsidR="00CF0471" w:rsidRPr="000F1AA1" w:rsidRDefault="00CF0471" w:rsidP="00CF0471">
      <w:pPr>
        <w:pStyle w:val="ListParagraph"/>
        <w:tabs>
          <w:tab w:val="left" w:pos="90"/>
        </w:tabs>
        <w:ind w:left="0" w:hanging="630"/>
        <w:jc w:val="both"/>
        <w:rPr>
          <w:rFonts w:ascii="Times New Roman" w:eastAsiaTheme="minorEastAsia" w:hAnsi="Times New Roman" w:cs="Times New Roman"/>
          <w:i/>
          <w:iCs/>
        </w:rPr>
      </w:pPr>
      <w:r w:rsidRPr="000F1AA1">
        <w:rPr>
          <w:rFonts w:ascii="Times New Roman" w:eastAsiaTheme="minorEastAsia" w:hAnsi="Times New Roman" w:cs="Times New Roman"/>
          <w:i/>
          <w:iCs/>
        </w:rPr>
        <w:t xml:space="preserve">                             </w:t>
      </w:r>
      <w:proofErr w:type="gramStart"/>
      <w:r w:rsidRPr="000F1AA1">
        <w:rPr>
          <w:rFonts w:ascii="Times New Roman" w:eastAsiaTheme="minorEastAsia" w:hAnsi="Times New Roman" w:cs="Times New Roman"/>
          <w:i/>
          <w:iCs/>
        </w:rPr>
        <w:t>do</w:t>
      </w:r>
      <w:proofErr w:type="gramEnd"/>
      <w:r w:rsidRPr="000F1AA1">
        <w:rPr>
          <w:rFonts w:ascii="Times New Roman" w:eastAsiaTheme="minorEastAsia" w:hAnsi="Times New Roman" w:cs="Times New Roman"/>
          <w:i/>
          <w:iCs/>
        </w:rPr>
        <w:t xml:space="preserve"> </w:t>
      </w:r>
      <w:proofErr w:type="spellStart"/>
      <w:r w:rsidRPr="000F1AA1">
        <w:rPr>
          <w:rFonts w:ascii="Times New Roman" w:eastAsiaTheme="minorEastAsia" w:hAnsi="Times New Roman" w:cs="Times New Roman"/>
          <w:i/>
          <w:iCs/>
        </w:rPr>
        <w:t>i</w:t>
      </w:r>
      <w:proofErr w:type="spellEnd"/>
      <w:r w:rsidRPr="000F1AA1">
        <w:rPr>
          <w:rFonts w:ascii="Times New Roman" w:eastAsiaTheme="minorEastAsia" w:hAnsi="Times New Roman" w:cs="Times New Roman"/>
          <w:i/>
          <w:iCs/>
        </w:rPr>
        <w:t>=1to 4</w:t>
      </w:r>
    </w:p>
    <w:p w:rsidR="00CF0471" w:rsidRPr="000F1AA1" w:rsidRDefault="00CF0471" w:rsidP="00CF0471">
      <w:pPr>
        <w:pStyle w:val="ListParagraph"/>
        <w:tabs>
          <w:tab w:val="left" w:pos="90"/>
        </w:tabs>
        <w:ind w:left="1800" w:hanging="630"/>
        <w:jc w:val="both"/>
        <w:rPr>
          <w:rFonts w:ascii="Times New Roman" w:eastAsiaTheme="minorEastAsia" w:hAnsi="Times New Roman" w:cs="Times New Roman"/>
          <w:i/>
          <w:iCs/>
        </w:rPr>
      </w:pPr>
      <w:r w:rsidRPr="000F1AA1">
        <w:rPr>
          <w:rFonts w:ascii="Times New Roman" w:eastAsiaTheme="minorEastAsia" w:hAnsi="Times New Roman" w:cs="Times New Roman"/>
          <w:i/>
          <w:iCs/>
        </w:rPr>
        <w:t xml:space="preserve">    {</w:t>
      </w:r>
    </w:p>
    <w:p w:rsidR="00CF0471" w:rsidRPr="000F1AA1" w:rsidRDefault="00CF0471" w:rsidP="00CF0471">
      <w:pPr>
        <w:pStyle w:val="ListParagraph"/>
        <w:tabs>
          <w:tab w:val="left" w:pos="90"/>
          <w:tab w:val="left" w:pos="2970"/>
        </w:tabs>
        <w:ind w:left="2520" w:hanging="1080"/>
        <w:jc w:val="both"/>
        <w:rPr>
          <w:rFonts w:ascii="Times New Roman" w:eastAsiaTheme="minorEastAsia" w:hAnsi="Times New Roman" w:cs="Times New Roman"/>
          <w:i/>
          <w:iCs/>
        </w:rPr>
      </w:pPr>
      <w:r w:rsidRPr="000F1AA1">
        <w:rPr>
          <w:rFonts w:ascii="Times New Roman" w:eastAsiaTheme="minorEastAsia" w:hAnsi="Times New Roman" w:cs="Times New Roman"/>
          <w:i/>
          <w:iCs/>
        </w:rPr>
        <w:t xml:space="preserve">     P[</w:t>
      </w:r>
      <w:proofErr w:type="spellStart"/>
      <w:r w:rsidRPr="000F1AA1">
        <w:rPr>
          <w:rFonts w:ascii="Times New Roman" w:eastAsiaTheme="minorEastAsia" w:hAnsi="Times New Roman" w:cs="Times New Roman"/>
          <w:i/>
          <w:iCs/>
        </w:rPr>
        <w:t>i</w:t>
      </w:r>
      <w:proofErr w:type="spellEnd"/>
      <w:proofErr w:type="gramStart"/>
      <w:r w:rsidRPr="000F1AA1">
        <w:rPr>
          <w:rFonts w:ascii="Times New Roman" w:eastAsiaTheme="minorEastAsia" w:hAnsi="Times New Roman" w:cs="Times New Roman"/>
          <w:i/>
          <w:iCs/>
        </w:rPr>
        <w:t>][</w:t>
      </w:r>
      <w:proofErr w:type="gramEnd"/>
      <w:r w:rsidRPr="000F1AA1">
        <w:rPr>
          <w:rFonts w:ascii="Times New Roman" w:eastAsiaTheme="minorEastAsia" w:hAnsi="Times New Roman" w:cs="Times New Roman"/>
          <w:i/>
          <w:iCs/>
        </w:rPr>
        <w:t>j[k]=f(u[j],v[k])g(u[j]v[k])</w:t>
      </w:r>
    </w:p>
    <w:p w:rsidR="00CF0471" w:rsidRPr="000F1AA1" w:rsidRDefault="00CF0471" w:rsidP="00CF0471">
      <w:pPr>
        <w:tabs>
          <w:tab w:val="left" w:pos="90"/>
        </w:tabs>
        <w:jc w:val="both"/>
        <w:rPr>
          <w:rFonts w:ascii="Times New Roman" w:eastAsiaTheme="minorEastAsia" w:hAnsi="Times New Roman" w:cs="Times New Roman"/>
          <w:i/>
          <w:iCs/>
        </w:rPr>
      </w:pPr>
      <w:r w:rsidRPr="000F1AA1">
        <w:rPr>
          <w:rFonts w:ascii="Times New Roman" w:eastAsiaTheme="minorEastAsia" w:hAnsi="Times New Roman" w:cs="Times New Roman"/>
          <w:i/>
          <w:iCs/>
        </w:rPr>
        <w:t xml:space="preserve">                         }</w:t>
      </w:r>
    </w:p>
    <w:p w:rsidR="00CF0471" w:rsidRPr="000F1AA1" w:rsidRDefault="00CF0471" w:rsidP="00CF0471">
      <w:pPr>
        <w:tabs>
          <w:tab w:val="left" w:pos="90"/>
        </w:tabs>
        <w:jc w:val="both"/>
        <w:rPr>
          <w:rFonts w:ascii="Times New Roman" w:eastAsiaTheme="minorEastAsia" w:hAnsi="Times New Roman" w:cs="Times New Roman"/>
          <w:i/>
          <w:iCs/>
        </w:rPr>
      </w:pPr>
      <w:r w:rsidRPr="000F1AA1">
        <w:rPr>
          <w:rFonts w:ascii="Times New Roman" w:eastAsiaTheme="minorEastAsia" w:hAnsi="Times New Roman" w:cs="Times New Roman"/>
          <w:i/>
          <w:iCs/>
        </w:rPr>
        <w:t xml:space="preserve">               }</w:t>
      </w:r>
    </w:p>
    <w:p w:rsidR="00CF0471" w:rsidRPr="000F1AA1" w:rsidRDefault="00CF0471" w:rsidP="00CF0471">
      <w:pPr>
        <w:pStyle w:val="ListParagraph"/>
        <w:tabs>
          <w:tab w:val="left" w:pos="90"/>
        </w:tabs>
        <w:ind w:left="1440"/>
        <w:jc w:val="both"/>
        <w:rPr>
          <w:rFonts w:ascii="Times New Roman" w:eastAsiaTheme="minorEastAsia" w:hAnsi="Times New Roman" w:cs="Times New Roman"/>
          <w:i/>
          <w:iCs/>
        </w:rPr>
      </w:pPr>
      <w:r w:rsidRPr="000F1AA1">
        <w:rPr>
          <w:rFonts w:ascii="Times New Roman" w:eastAsiaTheme="minorEastAsia" w:hAnsi="Times New Roman" w:cs="Times New Roman"/>
          <w:i/>
          <w:iCs/>
        </w:rPr>
        <w:t xml:space="preserve">                        </w:t>
      </w:r>
    </w:p>
    <w:p w:rsidR="00CF0471" w:rsidRPr="000F1AA1" w:rsidRDefault="00CF0471" w:rsidP="00CF0471">
      <w:pPr>
        <w:tabs>
          <w:tab w:val="left" w:pos="90"/>
        </w:tabs>
        <w:jc w:val="both"/>
        <w:rPr>
          <w:rFonts w:ascii="Times New Roman" w:eastAsiaTheme="minorEastAsia" w:hAnsi="Times New Roman" w:cs="Times New Roman"/>
          <w:i/>
          <w:iCs/>
        </w:rPr>
      </w:pPr>
      <w:r w:rsidRPr="000F1AA1">
        <w:rPr>
          <w:rFonts w:ascii="Times New Roman" w:eastAsiaTheme="minorEastAsia" w:hAnsi="Times New Roman" w:cs="Times New Roman"/>
          <w:i/>
          <w:iCs/>
        </w:rPr>
        <w:t xml:space="preserve">      }</w:t>
      </w:r>
    </w:p>
    <w:p w:rsidR="00CF0471" w:rsidRPr="000F1AA1" w:rsidRDefault="00CF0471" w:rsidP="00CF0471">
      <w:pPr>
        <w:tabs>
          <w:tab w:val="left" w:pos="90"/>
        </w:tabs>
        <w:jc w:val="both"/>
        <w:rPr>
          <w:rFonts w:ascii="Times New Roman" w:eastAsiaTheme="minorEastAsia" w:hAnsi="Times New Roman" w:cs="Times New Roman"/>
          <w:i/>
          <w:iCs/>
        </w:rPr>
      </w:pPr>
      <w:r w:rsidRPr="000F1AA1">
        <w:rPr>
          <w:rFonts w:ascii="Times New Roman" w:eastAsiaTheme="minorEastAsia" w:hAnsi="Times New Roman" w:cs="Times New Roman"/>
          <w:i/>
          <w:iCs/>
        </w:rPr>
        <w:t xml:space="preserve">   }</w:t>
      </w:r>
    </w:p>
    <w:p w:rsidR="00CF0471" w:rsidRPr="000F1AA1" w:rsidRDefault="00CF0471" w:rsidP="00CF0471">
      <w:pPr>
        <w:tabs>
          <w:tab w:val="left" w:pos="90"/>
        </w:tabs>
        <w:jc w:val="both"/>
        <w:rPr>
          <w:rFonts w:ascii="Times New Roman" w:eastAsiaTheme="minorEastAsia" w:hAnsi="Times New Roman" w:cs="Times New Roman"/>
          <w:i/>
          <w:iCs/>
        </w:rPr>
      </w:pPr>
      <w:proofErr w:type="gramStart"/>
      <w:r w:rsidRPr="000F1AA1">
        <w:rPr>
          <w:rFonts w:ascii="Times New Roman" w:eastAsiaTheme="minorEastAsia" w:hAnsi="Times New Roman" w:cs="Times New Roman"/>
          <w:i/>
          <w:iCs/>
        </w:rPr>
        <w:t>return(</w:t>
      </w:r>
      <w:proofErr w:type="gramEnd"/>
      <w:r w:rsidRPr="000F1AA1">
        <w:rPr>
          <w:rFonts w:ascii="Times New Roman" w:eastAsiaTheme="minorEastAsia" w:hAnsi="Times New Roman" w:cs="Times New Roman"/>
          <w:i/>
          <w:iCs/>
        </w:rPr>
        <w:t>P)</w:t>
      </w:r>
    </w:p>
    <w:p w:rsidR="00A86A6D" w:rsidRPr="00CF0471" w:rsidRDefault="00CF0471" w:rsidP="000B1D7B">
      <w:pPr>
        <w:tabs>
          <w:tab w:val="left" w:pos="90"/>
        </w:tabs>
        <w:ind w:left="1440" w:hanging="1440"/>
        <w:jc w:val="both"/>
        <w:rPr>
          <w:rFonts w:ascii="Times New Roman" w:eastAsiaTheme="minorEastAsia" w:hAnsi="Times New Roman" w:cs="Times New Roman"/>
          <w:b/>
          <w:bCs/>
          <w:i/>
          <w:iCs/>
        </w:rPr>
      </w:pPr>
      <w:r>
        <w:rPr>
          <w:rFonts w:ascii="Times New Roman" w:eastAsiaTheme="minorEastAsia" w:hAnsi="Times New Roman" w:cs="Times New Roman"/>
        </w:rPr>
        <w:t xml:space="preserve">                          </w:t>
      </w:r>
      <w:r w:rsidR="00A86A6D" w:rsidRPr="00CF0471">
        <w:rPr>
          <w:rFonts w:ascii="Times New Roman" w:eastAsiaTheme="minorEastAsia" w:hAnsi="Times New Roman" w:cs="Times New Roman"/>
        </w:rPr>
        <w:t xml:space="preserve">What is critical to understand at this stage here is that once this </w:t>
      </w:r>
      <w:r w:rsidR="00BE72F9" w:rsidRPr="00CF0471">
        <w:rPr>
          <w:rFonts w:ascii="Times New Roman" w:eastAsiaTheme="minorEastAsia" w:hAnsi="Times New Roman" w:cs="Times New Roman"/>
        </w:rPr>
        <w:t>storage scheme is implemented our</w:t>
      </w:r>
      <w:r w:rsidR="00A86A6D" w:rsidRPr="00CF0471">
        <w:rPr>
          <w:rFonts w:ascii="Times New Roman" w:eastAsiaTheme="minorEastAsia" w:hAnsi="Times New Roman" w:cs="Times New Roman"/>
        </w:rPr>
        <w:t xml:space="preserve"> points are no more recognized through their coordinates and rather by their indexes in the 3-D array. From this stage onward, now that we have a </w:t>
      </w:r>
      <w:proofErr w:type="gramStart"/>
      <w:r w:rsidR="00A86A6D" w:rsidRPr="00CF0471">
        <w:rPr>
          <w:rFonts w:ascii="Times New Roman" w:eastAsiaTheme="minorEastAsia" w:hAnsi="Times New Roman" w:cs="Times New Roman"/>
        </w:rPr>
        <w:t>systematic  data</w:t>
      </w:r>
      <w:proofErr w:type="gramEnd"/>
      <w:r w:rsidR="00A86A6D" w:rsidRPr="00CF0471">
        <w:rPr>
          <w:rFonts w:ascii="Times New Roman" w:eastAsiaTheme="minorEastAsia" w:hAnsi="Times New Roman" w:cs="Times New Roman"/>
        </w:rPr>
        <w:t xml:space="preserve"> structure to store the control grid, we can use surface lofting technique to build NURBS curve at each slice of this </w:t>
      </w:r>
      <w:r w:rsidR="003A586E" w:rsidRPr="00CF0471">
        <w:rPr>
          <w:rFonts w:ascii="Times New Roman" w:eastAsiaTheme="minorEastAsia" w:hAnsi="Times New Roman" w:cs="Times New Roman"/>
        </w:rPr>
        <w:t>3-D array and hence reconstruct the</w:t>
      </w:r>
      <w:r w:rsidR="00A86A6D" w:rsidRPr="00CF0471">
        <w:rPr>
          <w:rFonts w:ascii="Times New Roman" w:eastAsiaTheme="minorEastAsia" w:hAnsi="Times New Roman" w:cs="Times New Roman"/>
        </w:rPr>
        <w:t xml:space="preserve"> NURBS surface. The following part of this section deals with the computation scheme of each aspec</w:t>
      </w:r>
      <w:r w:rsidR="000B1D7B">
        <w:rPr>
          <w:rFonts w:ascii="Times New Roman" w:eastAsiaTheme="minorEastAsia" w:hAnsi="Times New Roman" w:cs="Times New Roman"/>
        </w:rPr>
        <w:t>t of the NURBS surface that was</w:t>
      </w:r>
      <w:r w:rsidR="00A86A6D" w:rsidRPr="00CF0471">
        <w:rPr>
          <w:rFonts w:ascii="Times New Roman" w:eastAsiaTheme="minorEastAsia" w:hAnsi="Times New Roman" w:cs="Times New Roman"/>
        </w:rPr>
        <w:t xml:space="preserve"> discussed in section4.</w:t>
      </w:r>
    </w:p>
    <w:p w:rsidR="00A86A6D" w:rsidRDefault="004D37CC" w:rsidP="004D37CC">
      <w:pPr>
        <w:pStyle w:val="ListParagraph"/>
        <w:numPr>
          <w:ilvl w:val="0"/>
          <w:numId w:val="3"/>
        </w:numPr>
        <w:tabs>
          <w:tab w:val="left" w:pos="90"/>
        </w:tabs>
        <w:rPr>
          <w:rFonts w:ascii="Times New Roman" w:eastAsiaTheme="minorEastAsia" w:hAnsi="Times New Roman" w:cs="Times New Roman"/>
          <w:b/>
          <w:bCs/>
        </w:rPr>
      </w:pPr>
      <w:r w:rsidRPr="004D37CC">
        <w:rPr>
          <w:rFonts w:ascii="Times New Roman" w:eastAsiaTheme="minorEastAsia" w:hAnsi="Times New Roman" w:cs="Times New Roman"/>
          <w:b/>
          <w:bCs/>
        </w:rPr>
        <w:t>Computational Schemes:</w:t>
      </w:r>
    </w:p>
    <w:p w:rsidR="004D37CC" w:rsidRDefault="004D37CC" w:rsidP="000B1D7B">
      <w:pPr>
        <w:pStyle w:val="ListParagraph"/>
        <w:tabs>
          <w:tab w:val="left" w:pos="90"/>
        </w:tabs>
        <w:ind w:left="1440"/>
        <w:jc w:val="both"/>
        <w:rPr>
          <w:rFonts w:ascii="Times New Roman" w:eastAsiaTheme="minorEastAsia" w:hAnsi="Times New Roman" w:cs="Times New Roman"/>
        </w:rPr>
      </w:pPr>
      <w:r>
        <w:rPr>
          <w:rFonts w:ascii="Times New Roman" w:eastAsiaTheme="minorEastAsia" w:hAnsi="Times New Roman" w:cs="Times New Roman"/>
        </w:rPr>
        <w:t xml:space="preserve">After storing the data cloud, we need to find the points on the NURBS surface, which would mean searching for the </w:t>
      </w:r>
      <w:proofErr w:type="spellStart"/>
      <w:r>
        <w:rPr>
          <w:rFonts w:ascii="Times New Roman" w:eastAsiaTheme="minorEastAsia" w:hAnsi="Times New Roman" w:cs="Times New Roman"/>
        </w:rPr>
        <w:t>knotspan</w:t>
      </w:r>
      <w:proofErr w:type="spellEnd"/>
      <w:r>
        <w:rPr>
          <w:rFonts w:ascii="Times New Roman" w:eastAsiaTheme="minorEastAsia" w:hAnsi="Times New Roman" w:cs="Times New Roman"/>
        </w:rPr>
        <w:t xml:space="preserve"> in which our parameter value lies and generate the </w:t>
      </w:r>
      <w:proofErr w:type="spellStart"/>
      <w:r>
        <w:rPr>
          <w:rFonts w:ascii="Times New Roman" w:eastAsiaTheme="minorEastAsia" w:hAnsi="Times New Roman" w:cs="Times New Roman"/>
        </w:rPr>
        <w:t>basis</w:t>
      </w:r>
      <w:proofErr w:type="spellEnd"/>
      <w:r>
        <w:rPr>
          <w:rFonts w:ascii="Times New Roman" w:eastAsiaTheme="minorEastAsia" w:hAnsi="Times New Roman" w:cs="Times New Roman"/>
        </w:rPr>
        <w:t xml:space="preserve"> functions required for that parameter value. This is performed by implementing a binary search tree on the </w:t>
      </w:r>
      <w:proofErr w:type="spellStart"/>
      <w:r>
        <w:rPr>
          <w:rFonts w:ascii="Times New Roman" w:eastAsiaTheme="minorEastAsia" w:hAnsi="Times New Roman" w:cs="Times New Roman"/>
        </w:rPr>
        <w:t>knotspan</w:t>
      </w:r>
      <w:proofErr w:type="spellEnd"/>
      <w:r>
        <w:rPr>
          <w:rFonts w:ascii="Times New Roman" w:eastAsiaTheme="minorEastAsia" w:hAnsi="Times New Roman" w:cs="Times New Roman"/>
        </w:rPr>
        <w:t xml:space="preserve"> and then implementing the recursive algorithm discussed in section 3.</w:t>
      </w:r>
    </w:p>
    <w:p w:rsidR="00CF0471" w:rsidRDefault="00CF0471" w:rsidP="00CF0471">
      <w:pPr>
        <w:ind w:left="1350" w:hanging="1350"/>
        <w:rPr>
          <w:rFonts w:ascii="Times New Roman" w:hAnsi="Times New Roman" w:cs="Times New Roman"/>
          <w:i/>
          <w:iCs/>
        </w:rPr>
      </w:pPr>
    </w:p>
    <w:p w:rsidR="00CF0471" w:rsidRDefault="00CF0471" w:rsidP="00CF0471">
      <w:pPr>
        <w:ind w:left="1350" w:hanging="1350"/>
        <w:rPr>
          <w:rFonts w:ascii="Times New Roman" w:hAnsi="Times New Roman" w:cs="Times New Roman"/>
          <w:i/>
          <w:iCs/>
        </w:rPr>
      </w:pPr>
    </w:p>
    <w:p w:rsidR="00CF0471" w:rsidRDefault="00CF0471" w:rsidP="00CF0471">
      <w:pPr>
        <w:ind w:left="1350" w:hanging="1350"/>
        <w:rPr>
          <w:rFonts w:ascii="Times New Roman" w:hAnsi="Times New Roman" w:cs="Times New Roman"/>
          <w:i/>
          <w:iCs/>
        </w:rPr>
      </w:pPr>
    </w:p>
    <w:p w:rsidR="00CF0471" w:rsidRDefault="00CF0471" w:rsidP="00CF0471">
      <w:pPr>
        <w:ind w:left="1350" w:hanging="1350"/>
        <w:rPr>
          <w:rFonts w:ascii="Times New Roman" w:hAnsi="Times New Roman" w:cs="Times New Roman"/>
          <w:i/>
          <w:iCs/>
        </w:rPr>
      </w:pPr>
    </w:p>
    <w:p w:rsidR="00CF0471" w:rsidRDefault="00CF0471" w:rsidP="00CF0471">
      <w:pPr>
        <w:ind w:left="1350" w:hanging="1350"/>
        <w:rPr>
          <w:rFonts w:ascii="Times New Roman" w:hAnsi="Times New Roman" w:cs="Times New Roman"/>
          <w:i/>
          <w:iCs/>
        </w:rPr>
      </w:pPr>
      <w:proofErr w:type="spellStart"/>
      <w:proofErr w:type="gramStart"/>
      <w:r w:rsidRPr="000F1AA1">
        <w:rPr>
          <w:rFonts w:ascii="Times New Roman" w:hAnsi="Times New Roman" w:cs="Times New Roman"/>
          <w:i/>
          <w:iCs/>
        </w:rPr>
        <w:lastRenderedPageBreak/>
        <w:t>Findspan</w:t>
      </w:r>
      <w:proofErr w:type="spellEnd"/>
      <w:r w:rsidRPr="000F1AA1">
        <w:rPr>
          <w:rFonts w:ascii="Times New Roman" w:hAnsi="Times New Roman" w:cs="Times New Roman"/>
          <w:i/>
          <w:iCs/>
        </w:rPr>
        <w:t>(</w:t>
      </w:r>
      <w:proofErr w:type="spellStart"/>
      <w:proofErr w:type="gramEnd"/>
      <w:r w:rsidRPr="000F1AA1">
        <w:rPr>
          <w:rFonts w:ascii="Times New Roman" w:hAnsi="Times New Roman" w:cs="Times New Roman"/>
          <w:i/>
          <w:iCs/>
        </w:rPr>
        <w:t>u,sizeofknots</w:t>
      </w:r>
      <w:proofErr w:type="spellEnd"/>
      <w:r w:rsidRPr="000F1AA1">
        <w:rPr>
          <w:rFonts w:ascii="Times New Roman" w:hAnsi="Times New Roman" w:cs="Times New Roman"/>
          <w:i/>
          <w:iCs/>
        </w:rPr>
        <w:t xml:space="preserve">(L),N-1,degree)                   </w:t>
      </w:r>
    </w:p>
    <w:p w:rsidR="00CF0471" w:rsidRDefault="00CF0471" w:rsidP="00CF0471">
      <w:pPr>
        <w:ind w:left="1350" w:hanging="1350"/>
        <w:rPr>
          <w:rFonts w:ascii="Times New Roman" w:hAnsi="Times New Roman" w:cs="Times New Roman"/>
          <w:i/>
          <w:iCs/>
        </w:rPr>
      </w:pPr>
      <w:r w:rsidRPr="000F1AA1">
        <w:rPr>
          <w:rFonts w:ascii="Times New Roman" w:hAnsi="Times New Roman" w:cs="Times New Roman"/>
          <w:i/>
          <w:iCs/>
        </w:rPr>
        <w:t xml:space="preserve">{                                                                                </w:t>
      </w:r>
    </w:p>
    <w:p w:rsidR="00CF0471" w:rsidRPr="000F1AA1" w:rsidRDefault="00CF0471" w:rsidP="00CF0471">
      <w:pPr>
        <w:ind w:left="1350" w:hanging="1350"/>
        <w:rPr>
          <w:rFonts w:ascii="Times New Roman" w:hAnsi="Times New Roman" w:cs="Times New Roman"/>
          <w:i/>
          <w:iCs/>
        </w:rPr>
      </w:pPr>
      <w:proofErr w:type="gramStart"/>
      <w:r w:rsidRPr="000F1AA1">
        <w:rPr>
          <w:rFonts w:ascii="Times New Roman" w:hAnsi="Times New Roman" w:cs="Times New Roman"/>
          <w:i/>
          <w:iCs/>
        </w:rPr>
        <w:t>do</w:t>
      </w:r>
      <w:proofErr w:type="gramEnd"/>
      <w:r w:rsidRPr="000F1AA1">
        <w:rPr>
          <w:rFonts w:ascii="Times New Roman" w:hAnsi="Times New Roman" w:cs="Times New Roman"/>
          <w:i/>
          <w:iCs/>
        </w:rPr>
        <w:t xml:space="preserve"> </w:t>
      </w:r>
      <w:proofErr w:type="spellStart"/>
      <w:r w:rsidRPr="000F1AA1">
        <w:rPr>
          <w:rFonts w:ascii="Times New Roman" w:hAnsi="Times New Roman" w:cs="Times New Roman"/>
          <w:i/>
          <w:iCs/>
        </w:rPr>
        <w:t>i</w:t>
      </w:r>
      <w:proofErr w:type="spellEnd"/>
      <w:r w:rsidRPr="000F1AA1">
        <w:rPr>
          <w:rFonts w:ascii="Times New Roman" w:hAnsi="Times New Roman" w:cs="Times New Roman"/>
          <w:i/>
          <w:iCs/>
        </w:rPr>
        <w:t xml:space="preserve">=1 to </w:t>
      </w:r>
      <w:proofErr w:type="spellStart"/>
      <w:r w:rsidRPr="000F1AA1">
        <w:rPr>
          <w:rFonts w:ascii="Times New Roman" w:hAnsi="Times New Roman" w:cs="Times New Roman"/>
          <w:i/>
          <w:iCs/>
        </w:rPr>
        <w:t>knotvector</w:t>
      </w:r>
      <w:proofErr w:type="spellEnd"/>
      <w:r w:rsidRPr="000F1AA1">
        <w:rPr>
          <w:rFonts w:ascii="Times New Roman" w:hAnsi="Times New Roman" w:cs="Times New Roman"/>
          <w:i/>
          <w:iCs/>
        </w:rPr>
        <w:t>(U)</w:t>
      </w:r>
    </w:p>
    <w:p w:rsidR="00CF0471" w:rsidRDefault="00CF0471" w:rsidP="00CF0471">
      <w:pPr>
        <w:rPr>
          <w:rFonts w:ascii="Times New Roman" w:hAnsi="Times New Roman" w:cs="Times New Roman"/>
          <w:i/>
          <w:iCs/>
        </w:rPr>
      </w:pPr>
      <w:r w:rsidRPr="000F1AA1">
        <w:rPr>
          <w:rFonts w:ascii="Times New Roman" w:hAnsi="Times New Roman" w:cs="Times New Roman"/>
          <w:i/>
          <w:iCs/>
        </w:rPr>
        <w:t xml:space="preserve">{                                                        </w:t>
      </w:r>
    </w:p>
    <w:p w:rsidR="00CF0471" w:rsidRPr="000F1AA1" w:rsidRDefault="00CF0471" w:rsidP="00CF0471">
      <w:pPr>
        <w:ind w:left="90"/>
        <w:rPr>
          <w:rFonts w:ascii="Times New Roman" w:hAnsi="Times New Roman" w:cs="Times New Roman"/>
          <w:i/>
          <w:iCs/>
        </w:rPr>
      </w:pPr>
      <w:r>
        <w:rPr>
          <w:rFonts w:ascii="Times New Roman" w:hAnsi="Times New Roman" w:cs="Times New Roman"/>
          <w:i/>
          <w:iCs/>
        </w:rPr>
        <w:t xml:space="preserve">   </w:t>
      </w:r>
      <w:r w:rsidRPr="000F1AA1">
        <w:rPr>
          <w:rFonts w:ascii="Times New Roman" w:hAnsi="Times New Roman" w:cs="Times New Roman"/>
          <w:i/>
          <w:iCs/>
        </w:rPr>
        <w:t xml:space="preserve"> </w:t>
      </w:r>
      <w:proofErr w:type="gramStart"/>
      <w:r w:rsidRPr="000F1AA1">
        <w:rPr>
          <w:rFonts w:ascii="Times New Roman" w:hAnsi="Times New Roman" w:cs="Times New Roman"/>
          <w:i/>
          <w:iCs/>
        </w:rPr>
        <w:t>if</w:t>
      </w:r>
      <w:proofErr w:type="gramEnd"/>
      <w:r w:rsidRPr="000F1AA1">
        <w:rPr>
          <w:rFonts w:ascii="Times New Roman" w:hAnsi="Times New Roman" w:cs="Times New Roman"/>
          <w:i/>
          <w:iCs/>
        </w:rPr>
        <w:t xml:space="preserve"> u==L(N+1)</w:t>
      </w:r>
    </w:p>
    <w:p w:rsidR="00CF0471" w:rsidRPr="000F1AA1" w:rsidRDefault="00CF0471" w:rsidP="00CF0471">
      <w:pPr>
        <w:rPr>
          <w:rFonts w:ascii="Times New Roman" w:hAnsi="Times New Roman" w:cs="Times New Roman"/>
          <w:i/>
          <w:iCs/>
        </w:rPr>
      </w:pPr>
      <w:r>
        <w:rPr>
          <w:rFonts w:ascii="Times New Roman" w:hAnsi="Times New Roman" w:cs="Times New Roman"/>
          <w:i/>
          <w:iCs/>
        </w:rPr>
        <w:t xml:space="preserve">      </w:t>
      </w:r>
      <w:proofErr w:type="gramStart"/>
      <w:r w:rsidRPr="000F1AA1">
        <w:rPr>
          <w:rFonts w:ascii="Times New Roman" w:hAnsi="Times New Roman" w:cs="Times New Roman"/>
          <w:i/>
          <w:iCs/>
        </w:rPr>
        <w:t>return</w:t>
      </w:r>
      <w:proofErr w:type="gramEnd"/>
      <w:r w:rsidRPr="000F1AA1">
        <w:rPr>
          <w:rFonts w:ascii="Times New Roman" w:hAnsi="Times New Roman" w:cs="Times New Roman"/>
          <w:i/>
          <w:iCs/>
        </w:rPr>
        <w:t xml:space="preserve"> u </w:t>
      </w:r>
    </w:p>
    <w:p w:rsidR="00CF0471" w:rsidRPr="000F1AA1" w:rsidRDefault="00CF0471" w:rsidP="00CF0471">
      <w:pPr>
        <w:rPr>
          <w:rFonts w:ascii="Times New Roman" w:hAnsi="Times New Roman" w:cs="Times New Roman"/>
          <w:i/>
          <w:iCs/>
        </w:rPr>
      </w:pPr>
      <w:r>
        <w:rPr>
          <w:rFonts w:ascii="Times New Roman" w:hAnsi="Times New Roman" w:cs="Times New Roman"/>
          <w:i/>
          <w:iCs/>
        </w:rPr>
        <w:t xml:space="preserve">      </w:t>
      </w:r>
      <w:proofErr w:type="gramStart"/>
      <w:r w:rsidRPr="000F1AA1">
        <w:rPr>
          <w:rFonts w:ascii="Times New Roman" w:hAnsi="Times New Roman" w:cs="Times New Roman"/>
          <w:i/>
          <w:iCs/>
        </w:rPr>
        <w:t>else</w:t>
      </w:r>
      <w:proofErr w:type="gramEnd"/>
    </w:p>
    <w:p w:rsidR="00CF0471" w:rsidRPr="000F1AA1" w:rsidRDefault="00CF0471" w:rsidP="00CF0471">
      <w:pPr>
        <w:rPr>
          <w:rFonts w:ascii="Times New Roman" w:hAnsi="Times New Roman" w:cs="Times New Roman"/>
          <w:i/>
          <w:iCs/>
        </w:rPr>
      </w:pPr>
      <w:r>
        <w:rPr>
          <w:rFonts w:ascii="Times New Roman" w:hAnsi="Times New Roman" w:cs="Times New Roman"/>
          <w:i/>
          <w:iCs/>
        </w:rPr>
        <w:t xml:space="preserve">     </w:t>
      </w:r>
      <w:proofErr w:type="gramStart"/>
      <w:r w:rsidRPr="000F1AA1">
        <w:rPr>
          <w:rFonts w:ascii="Times New Roman" w:hAnsi="Times New Roman" w:cs="Times New Roman"/>
          <w:i/>
          <w:iCs/>
        </w:rPr>
        <w:t>value</w:t>
      </w:r>
      <w:proofErr w:type="gramEnd"/>
      <w:r w:rsidRPr="000F1AA1">
        <w:rPr>
          <w:rFonts w:ascii="Times New Roman" w:hAnsi="Times New Roman" w:cs="Times New Roman"/>
          <w:i/>
          <w:iCs/>
        </w:rPr>
        <w:t>= binary search(degree,N+1)</w:t>
      </w:r>
    </w:p>
    <w:p w:rsidR="00CF0471" w:rsidRPr="000F1AA1" w:rsidRDefault="00CF0471" w:rsidP="00CF0471">
      <w:pPr>
        <w:rPr>
          <w:rFonts w:ascii="Times New Roman" w:hAnsi="Times New Roman" w:cs="Times New Roman"/>
          <w:i/>
          <w:iCs/>
        </w:rPr>
      </w:pPr>
      <w:r>
        <w:rPr>
          <w:rFonts w:ascii="Times New Roman" w:hAnsi="Times New Roman" w:cs="Times New Roman"/>
          <w:i/>
          <w:iCs/>
        </w:rPr>
        <w:t xml:space="preserve">    </w:t>
      </w:r>
      <w:proofErr w:type="gramStart"/>
      <w:r w:rsidRPr="000F1AA1">
        <w:rPr>
          <w:rFonts w:ascii="Times New Roman" w:hAnsi="Times New Roman" w:cs="Times New Roman"/>
          <w:i/>
          <w:iCs/>
        </w:rPr>
        <w:t>return</w:t>
      </w:r>
      <w:proofErr w:type="gramEnd"/>
      <w:r w:rsidRPr="000F1AA1">
        <w:rPr>
          <w:rFonts w:ascii="Times New Roman" w:hAnsi="Times New Roman" w:cs="Times New Roman"/>
          <w:i/>
          <w:iCs/>
        </w:rPr>
        <w:t xml:space="preserve"> value                        </w:t>
      </w:r>
    </w:p>
    <w:p w:rsidR="00CF0471" w:rsidRPr="000F1AA1" w:rsidRDefault="00CF0471" w:rsidP="00CF0471">
      <w:pPr>
        <w:rPr>
          <w:rFonts w:ascii="Times New Roman" w:hAnsi="Times New Roman" w:cs="Times New Roman"/>
          <w:i/>
          <w:iCs/>
        </w:rPr>
      </w:pPr>
      <w:r w:rsidRPr="000F1AA1">
        <w:rPr>
          <w:rFonts w:ascii="Times New Roman" w:hAnsi="Times New Roman" w:cs="Times New Roman"/>
          <w:i/>
          <w:iCs/>
        </w:rPr>
        <w:t xml:space="preserve">                    }</w:t>
      </w:r>
    </w:p>
    <w:p w:rsidR="00CF0471" w:rsidRPr="000F1AA1" w:rsidRDefault="00CF0471" w:rsidP="00CF0471">
      <w:pPr>
        <w:rPr>
          <w:rFonts w:ascii="Times New Roman" w:hAnsi="Times New Roman" w:cs="Times New Roman"/>
          <w:i/>
          <w:iCs/>
        </w:rPr>
      </w:pPr>
      <w:r w:rsidRPr="000F1AA1">
        <w:rPr>
          <w:rFonts w:ascii="Times New Roman" w:hAnsi="Times New Roman" w:cs="Times New Roman"/>
          <w:i/>
          <w:iCs/>
        </w:rPr>
        <w:t xml:space="preserve">          }</w:t>
      </w:r>
    </w:p>
    <w:p w:rsidR="004E3677" w:rsidRPr="001729DE" w:rsidRDefault="000B1D7B" w:rsidP="000B1D7B">
      <w:pPr>
        <w:ind w:left="1440" w:hanging="1440"/>
        <w:rPr>
          <w:rFonts w:ascii="Times New Roman" w:hAnsi="Times New Roman" w:cs="Times New Roman"/>
        </w:rPr>
      </w:pPr>
      <w:r>
        <w:rPr>
          <w:rFonts w:ascii="Times New Roman" w:eastAsiaTheme="minorEastAsia" w:hAnsi="Times New Roman" w:cs="Times New Roman"/>
        </w:rPr>
        <w:t xml:space="preserve">                         </w:t>
      </w:r>
      <w:r w:rsidR="001729DE">
        <w:rPr>
          <w:rFonts w:ascii="Times New Roman" w:hAnsi="Times New Roman" w:cs="Times New Roman"/>
        </w:rPr>
        <w:t xml:space="preserve"> </w:t>
      </w:r>
      <w:r w:rsidR="004E3677" w:rsidRPr="001729DE">
        <w:rPr>
          <w:rFonts w:ascii="Times New Roman" w:hAnsi="Times New Roman" w:cs="Times New Roman"/>
        </w:rPr>
        <w:t xml:space="preserve">The </w:t>
      </w:r>
      <w:proofErr w:type="spellStart"/>
      <w:r w:rsidR="004E3677" w:rsidRPr="001729DE">
        <w:rPr>
          <w:rFonts w:ascii="Times New Roman" w:hAnsi="Times New Roman" w:cs="Times New Roman"/>
        </w:rPr>
        <w:t>Basis</w:t>
      </w:r>
      <w:proofErr w:type="spellEnd"/>
      <w:r w:rsidR="004E3677" w:rsidRPr="001729DE">
        <w:rPr>
          <w:rFonts w:ascii="Times New Roman" w:hAnsi="Times New Roman" w:cs="Times New Roman"/>
        </w:rPr>
        <w:t xml:space="preserve"> functions are evaluated only for the required degree </w:t>
      </w:r>
      <w:proofErr w:type="spellStart"/>
      <w:proofErr w:type="gramStart"/>
      <w:r w:rsidR="004E3677" w:rsidRPr="001729DE">
        <w:rPr>
          <w:rFonts w:ascii="Times New Roman" w:hAnsi="Times New Roman" w:cs="Times New Roman"/>
        </w:rPr>
        <w:t>valule</w:t>
      </w:r>
      <w:proofErr w:type="spellEnd"/>
      <w:r w:rsidR="004E3677" w:rsidRPr="001729DE">
        <w:rPr>
          <w:rFonts w:ascii="Times New Roman" w:hAnsi="Times New Roman" w:cs="Times New Roman"/>
        </w:rPr>
        <w:t>,</w:t>
      </w:r>
      <w:proofErr w:type="gramEnd"/>
      <w:r w:rsidR="004E3677" w:rsidRPr="001729DE">
        <w:rPr>
          <w:rFonts w:ascii="Times New Roman" w:hAnsi="Times New Roman" w:cs="Times New Roman"/>
        </w:rPr>
        <w:t xml:space="preserve"> however since the recursive algorithm is a recursion on both the index and the degree, a little introspection shows the pattern that the </w:t>
      </w:r>
      <w:proofErr w:type="spellStart"/>
      <w:r w:rsidR="004E3677" w:rsidRPr="001729DE">
        <w:rPr>
          <w:rFonts w:ascii="Times New Roman" w:hAnsi="Times New Roman" w:cs="Times New Roman"/>
        </w:rPr>
        <w:t>basis</w:t>
      </w:r>
      <w:proofErr w:type="spellEnd"/>
      <w:r w:rsidR="004E3677" w:rsidRPr="001729DE">
        <w:rPr>
          <w:rFonts w:ascii="Times New Roman" w:hAnsi="Times New Roman" w:cs="Times New Roman"/>
        </w:rPr>
        <w:t xml:space="preserve"> functions follow.</w:t>
      </w:r>
    </w:p>
    <w:p w:rsidR="004E3677" w:rsidRDefault="004E3677" w:rsidP="004E3677">
      <w:pPr>
        <w:pStyle w:val="ListParagraph"/>
        <w:ind w:left="1440"/>
        <w:jc w:val="center"/>
        <w:rPr>
          <w:rFonts w:ascii="Times New Roman" w:hAnsi="Times New Roman" w:cs="Times New Roman"/>
        </w:rPr>
      </w:pPr>
      <w:r w:rsidRPr="004E3677">
        <w:rPr>
          <w:rFonts w:ascii="Times New Roman" w:hAnsi="Times New Roman" w:cs="Times New Roman"/>
        </w:rPr>
        <w:drawing>
          <wp:inline distT="0" distB="0" distL="0" distR="0">
            <wp:extent cx="2281881" cy="1556951"/>
            <wp:effectExtent l="0" t="0" r="0" b="0"/>
            <wp:docPr id="45"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895600" cy="1771650"/>
                      <a:chOff x="2057400" y="990600"/>
                      <a:chExt cx="2895600" cy="1771650"/>
                    </a:xfrm>
                  </a:grpSpPr>
                  <a:pic>
                    <a:nvPicPr>
                      <a:cNvPr id="0" name="Object 2"/>
                      <a:cNvPicPr>
                        <a:picLocks noChangeAspect="1" noChangeArrowheads="1"/>
                      </a:cNvPicPr>
                    </a:nvPicPr>
                    <a:blipFill>
                      <a:blip r:embed="rId22"/>
                      <a:srcRect/>
                      <a:stretch>
                        <a:fillRect/>
                      </a:stretch>
                    </a:blipFill>
                    <a:spPr bwMode="auto">
                      <a:xfrm>
                        <a:off x="2057400" y="990600"/>
                        <a:ext cx="587375" cy="400050"/>
                      </a:xfrm>
                      <a:prstGeom prst="rect">
                        <a:avLst/>
                      </a:prstGeom>
                      <a:noFill/>
                      <a:ln w="9525">
                        <a:noFill/>
                        <a:miter lim="800000"/>
                        <a:headEnd/>
                        <a:tailEnd/>
                      </a:ln>
                      <a:effectLst/>
                    </a:spPr>
                  </a:pic>
                  <a:pic>
                    <a:nvPicPr>
                      <a:cNvPr id="0" name="Object 3"/>
                      <a:cNvPicPr>
                        <a:picLocks noChangeAspect="1" noChangeArrowheads="1"/>
                      </a:cNvPicPr>
                    </a:nvPicPr>
                    <a:blipFill>
                      <a:blip r:embed="rId23"/>
                      <a:srcRect/>
                      <a:stretch>
                        <a:fillRect/>
                      </a:stretch>
                    </a:blipFill>
                    <a:spPr bwMode="auto">
                      <a:xfrm>
                        <a:off x="2079625" y="1657350"/>
                        <a:ext cx="588963" cy="400050"/>
                      </a:xfrm>
                      <a:prstGeom prst="rect">
                        <a:avLst/>
                      </a:prstGeom>
                      <a:noFill/>
                      <a:ln w="9525">
                        <a:noFill/>
                        <a:miter lim="800000"/>
                        <a:headEnd/>
                        <a:tailEnd/>
                      </a:ln>
                      <a:effectLst/>
                    </a:spPr>
                  </a:pic>
                  <a:cxnSp>
                    <a:nvCxnSpPr>
                      <a:cNvPr id="7" name="Straight Arrow Connector 6"/>
                      <a:cNvCxnSpPr/>
                    </a:nvCxnSpPr>
                    <a:spPr>
                      <a:xfrm>
                        <a:off x="2667000" y="1219200"/>
                        <a:ext cx="533400" cy="304800"/>
                      </a:xfrm>
                      <a:prstGeom prst="straightConnector1">
                        <a:avLst/>
                      </a:prstGeom>
                      <a:ln w="28575">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 name="Straight Arrow Connector 8"/>
                      <a:cNvCxnSpPr/>
                    </a:nvCxnSpPr>
                    <a:spPr>
                      <a:xfrm flipV="1">
                        <a:off x="2667000" y="1600200"/>
                        <a:ext cx="533400" cy="228600"/>
                      </a:xfrm>
                      <a:prstGeom prst="straightConnector1">
                        <a:avLst/>
                      </a:prstGeom>
                      <a:ln w="28575">
                        <a:solidFill>
                          <a:schemeClr val="tx1"/>
                        </a:solidFill>
                        <a:tailEnd type="arrow"/>
                      </a:ln>
                    </a:spPr>
                    <a:style>
                      <a:lnRef idx="1">
                        <a:schemeClr val="accent1"/>
                      </a:lnRef>
                      <a:fillRef idx="0">
                        <a:schemeClr val="accent1"/>
                      </a:fillRef>
                      <a:effectRef idx="0">
                        <a:schemeClr val="accent1"/>
                      </a:effectRef>
                      <a:fontRef idx="minor">
                        <a:schemeClr val="tx1"/>
                      </a:fontRef>
                    </a:style>
                  </a:cxnSp>
                  <a:pic>
                    <a:nvPicPr>
                      <a:cNvPr id="0" name="Object 4"/>
                      <a:cNvPicPr>
                        <a:picLocks noChangeAspect="1" noChangeArrowheads="1"/>
                      </a:cNvPicPr>
                    </a:nvPicPr>
                    <a:blipFill>
                      <a:blip r:embed="rId24"/>
                      <a:srcRect/>
                      <a:stretch>
                        <a:fillRect/>
                      </a:stretch>
                    </a:blipFill>
                    <a:spPr bwMode="auto">
                      <a:xfrm>
                        <a:off x="3263900" y="1371600"/>
                        <a:ext cx="588963" cy="400050"/>
                      </a:xfrm>
                      <a:prstGeom prst="rect">
                        <a:avLst/>
                      </a:prstGeom>
                      <a:noFill/>
                      <a:ln w="9525">
                        <a:noFill/>
                        <a:miter lim="800000"/>
                        <a:headEnd/>
                        <a:tailEnd/>
                      </a:ln>
                      <a:effectLst/>
                    </a:spPr>
                  </a:pic>
                  <a:pic>
                    <a:nvPicPr>
                      <a:cNvPr id="0" name="Object 5"/>
                      <a:cNvPicPr>
                        <a:picLocks noChangeAspect="1" noChangeArrowheads="1"/>
                      </a:cNvPicPr>
                    </a:nvPicPr>
                    <a:blipFill>
                      <a:blip r:embed="rId25"/>
                      <a:srcRect/>
                      <a:stretch>
                        <a:fillRect/>
                      </a:stretch>
                    </a:blipFill>
                    <a:spPr bwMode="auto">
                      <a:xfrm>
                        <a:off x="2057400" y="2362200"/>
                        <a:ext cx="641350" cy="400050"/>
                      </a:xfrm>
                      <a:prstGeom prst="rect">
                        <a:avLst/>
                      </a:prstGeom>
                      <a:noFill/>
                      <a:ln w="9525">
                        <a:noFill/>
                        <a:miter lim="800000"/>
                        <a:headEnd/>
                        <a:tailEnd/>
                      </a:ln>
                      <a:effectLst/>
                    </a:spPr>
                  </a:pic>
                  <a:cxnSp>
                    <a:nvCxnSpPr>
                      <a:cNvPr id="14" name="Straight Arrow Connector 13"/>
                      <a:cNvCxnSpPr/>
                    </a:nvCxnSpPr>
                    <a:spPr>
                      <a:xfrm>
                        <a:off x="2743200" y="1981200"/>
                        <a:ext cx="457200" cy="304800"/>
                      </a:xfrm>
                      <a:prstGeom prst="straightConnector1">
                        <a:avLst/>
                      </a:prstGeom>
                      <a:ln w="28575">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9" name="Straight Arrow Connector 18"/>
                      <a:cNvCxnSpPr/>
                    </a:nvCxnSpPr>
                    <a:spPr>
                      <a:xfrm flipV="1">
                        <a:off x="2667000" y="2362200"/>
                        <a:ext cx="533400" cy="228600"/>
                      </a:xfrm>
                      <a:prstGeom prst="straightConnector1">
                        <a:avLst/>
                      </a:prstGeom>
                      <a:ln w="28575">
                        <a:solidFill>
                          <a:schemeClr val="tx1"/>
                        </a:solidFill>
                        <a:tailEnd type="arrow"/>
                      </a:ln>
                    </a:spPr>
                    <a:style>
                      <a:lnRef idx="1">
                        <a:schemeClr val="accent1"/>
                      </a:lnRef>
                      <a:fillRef idx="0">
                        <a:schemeClr val="accent1"/>
                      </a:fillRef>
                      <a:effectRef idx="0">
                        <a:schemeClr val="accent1"/>
                      </a:effectRef>
                      <a:fontRef idx="minor">
                        <a:schemeClr val="tx1"/>
                      </a:fontRef>
                    </a:style>
                  </a:cxnSp>
                  <a:pic>
                    <a:nvPicPr>
                      <a:cNvPr id="0" name="Object 6"/>
                      <a:cNvPicPr>
                        <a:picLocks noChangeAspect="1" noChangeArrowheads="1"/>
                      </a:cNvPicPr>
                    </a:nvPicPr>
                    <a:blipFill>
                      <a:blip r:embed="rId26"/>
                      <a:srcRect/>
                      <a:stretch>
                        <a:fillRect/>
                      </a:stretch>
                    </a:blipFill>
                    <a:spPr bwMode="auto">
                      <a:xfrm>
                        <a:off x="3289300" y="2114550"/>
                        <a:ext cx="561975" cy="400050"/>
                      </a:xfrm>
                      <a:prstGeom prst="rect">
                        <a:avLst/>
                      </a:prstGeom>
                      <a:noFill/>
                      <a:ln w="9525">
                        <a:noFill/>
                        <a:miter lim="800000"/>
                        <a:headEnd/>
                        <a:tailEnd/>
                      </a:ln>
                      <a:effectLst/>
                    </a:spPr>
                  </a:pic>
                  <a:cxnSp>
                    <a:nvCxnSpPr>
                      <a:cNvPr id="22" name="Straight Arrow Connector 21"/>
                      <a:cNvCxnSpPr/>
                    </a:nvCxnSpPr>
                    <a:spPr>
                      <a:xfrm>
                        <a:off x="3886200" y="1600200"/>
                        <a:ext cx="381000" cy="228600"/>
                      </a:xfrm>
                      <a:prstGeom prst="straightConnector1">
                        <a:avLst/>
                      </a:prstGeom>
                      <a:ln w="28575">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4" name="Straight Arrow Connector 23"/>
                      <a:cNvCxnSpPr/>
                    </a:nvCxnSpPr>
                    <a:spPr>
                      <a:xfrm flipV="1">
                        <a:off x="3886200" y="1981200"/>
                        <a:ext cx="381000" cy="304800"/>
                      </a:xfrm>
                      <a:prstGeom prst="straightConnector1">
                        <a:avLst/>
                      </a:prstGeom>
                      <a:ln w="28575">
                        <a:solidFill>
                          <a:schemeClr val="tx1"/>
                        </a:solidFill>
                        <a:tailEnd type="arrow"/>
                      </a:ln>
                    </a:spPr>
                    <a:style>
                      <a:lnRef idx="1">
                        <a:schemeClr val="accent1"/>
                      </a:lnRef>
                      <a:fillRef idx="0">
                        <a:schemeClr val="accent1"/>
                      </a:fillRef>
                      <a:effectRef idx="0">
                        <a:schemeClr val="accent1"/>
                      </a:effectRef>
                      <a:fontRef idx="minor">
                        <a:schemeClr val="tx1"/>
                      </a:fontRef>
                    </a:style>
                  </a:cxnSp>
                  <a:pic>
                    <a:nvPicPr>
                      <a:cNvPr id="0" name="Object 7"/>
                      <a:cNvPicPr>
                        <a:picLocks noChangeAspect="1" noChangeArrowheads="1"/>
                      </a:cNvPicPr>
                    </a:nvPicPr>
                    <a:blipFill>
                      <a:blip r:embed="rId27"/>
                      <a:srcRect/>
                      <a:stretch>
                        <a:fillRect/>
                      </a:stretch>
                    </a:blipFill>
                    <a:spPr bwMode="auto">
                      <a:xfrm>
                        <a:off x="4364038" y="1733550"/>
                        <a:ext cx="588962" cy="400050"/>
                      </a:xfrm>
                      <a:prstGeom prst="rect">
                        <a:avLst/>
                      </a:prstGeom>
                      <a:noFill/>
                      <a:ln w="9525">
                        <a:noFill/>
                        <a:miter lim="800000"/>
                        <a:headEnd/>
                        <a:tailEnd/>
                      </a:ln>
                      <a:effectLst/>
                    </a:spPr>
                  </a:pic>
                </lc:lockedCanvas>
              </a:graphicData>
            </a:graphic>
          </wp:inline>
        </w:drawing>
      </w:r>
    </w:p>
    <w:p w:rsidR="004E3677" w:rsidRDefault="004E3677" w:rsidP="004E3677">
      <w:pPr>
        <w:pStyle w:val="ListParagraph"/>
        <w:ind w:left="1440"/>
        <w:jc w:val="center"/>
        <w:rPr>
          <w:rFonts w:ascii="Times New Roman" w:hAnsi="Times New Roman" w:cs="Times New Roman"/>
        </w:rPr>
      </w:pPr>
      <w:r>
        <w:rPr>
          <w:rFonts w:ascii="Times New Roman" w:hAnsi="Times New Roman" w:cs="Times New Roman"/>
        </w:rPr>
        <w:t>Fig.13.Schematic of the recursion for basis function</w:t>
      </w:r>
    </w:p>
    <w:p w:rsidR="004E3677" w:rsidRDefault="004A3500" w:rsidP="000B1D7B">
      <w:pPr>
        <w:pStyle w:val="ListParagraph"/>
        <w:ind w:left="1440"/>
        <w:jc w:val="both"/>
        <w:rPr>
          <w:rFonts w:ascii="Times New Roman" w:hAnsi="Times New Roman" w:cs="Times New Roman"/>
        </w:rPr>
      </w:pPr>
      <w:r>
        <w:rPr>
          <w:rFonts w:ascii="Times New Roman" w:hAnsi="Times New Roman" w:cs="Times New Roman"/>
        </w:rPr>
        <w:t xml:space="preserve">Figure 13 shows how the </w:t>
      </w:r>
      <w:proofErr w:type="spellStart"/>
      <w:r>
        <w:rPr>
          <w:rFonts w:ascii="Times New Roman" w:hAnsi="Times New Roman" w:cs="Times New Roman"/>
        </w:rPr>
        <w:t>basis</w:t>
      </w:r>
      <w:proofErr w:type="spellEnd"/>
      <w:r>
        <w:rPr>
          <w:rFonts w:ascii="Times New Roman" w:hAnsi="Times New Roman" w:cs="Times New Roman"/>
        </w:rPr>
        <w:t xml:space="preserve"> functions propagate with increase in degree and knot span. For a larger number of knot vector values and larger degree, this tree will become a lot bigger in depth and </w:t>
      </w:r>
      <w:proofErr w:type="gramStart"/>
      <w:r>
        <w:rPr>
          <w:rFonts w:ascii="Times New Roman" w:hAnsi="Times New Roman" w:cs="Times New Roman"/>
        </w:rPr>
        <w:t>breadth .</w:t>
      </w:r>
      <w:proofErr w:type="gramEnd"/>
      <w:r>
        <w:rPr>
          <w:rFonts w:ascii="Times New Roman" w:hAnsi="Times New Roman" w:cs="Times New Roman"/>
        </w:rPr>
        <w:t xml:space="preserve"> The computational scheme is used to evaluate this tree is given below. Here the </w:t>
      </w:r>
      <w:proofErr w:type="gramStart"/>
      <w:r>
        <w:rPr>
          <w:rFonts w:ascii="Times New Roman" w:hAnsi="Times New Roman" w:cs="Times New Roman"/>
        </w:rPr>
        <w:t>convention  follows</w:t>
      </w:r>
      <w:proofErr w:type="gramEnd"/>
      <w:r>
        <w:rPr>
          <w:rFonts w:ascii="Times New Roman" w:hAnsi="Times New Roman" w:cs="Times New Roman"/>
        </w:rPr>
        <w:t xml:space="preserve"> that 0/0 is 1.</w:t>
      </w:r>
    </w:p>
    <w:p w:rsidR="000B1D7B" w:rsidRDefault="000B1D7B" w:rsidP="004E3677">
      <w:pPr>
        <w:pStyle w:val="ListParagraph"/>
        <w:ind w:left="1440"/>
        <w:rPr>
          <w:rFonts w:ascii="Times New Roman" w:hAnsi="Times New Roman" w:cs="Times New Roman"/>
        </w:rPr>
      </w:pPr>
    </w:p>
    <w:p w:rsidR="000B1D7B" w:rsidRDefault="000B1D7B" w:rsidP="004E3677">
      <w:pPr>
        <w:pStyle w:val="ListParagraph"/>
        <w:ind w:left="1440"/>
        <w:rPr>
          <w:rFonts w:ascii="Times New Roman" w:hAnsi="Times New Roman" w:cs="Times New Roman"/>
        </w:rPr>
      </w:pPr>
    </w:p>
    <w:p w:rsidR="000B1D7B" w:rsidRDefault="000B1D7B" w:rsidP="004E3677">
      <w:pPr>
        <w:pStyle w:val="ListParagraph"/>
        <w:ind w:left="1440"/>
        <w:rPr>
          <w:rFonts w:ascii="Times New Roman" w:hAnsi="Times New Roman" w:cs="Times New Roman"/>
        </w:rPr>
      </w:pPr>
    </w:p>
    <w:p w:rsidR="000B1D7B" w:rsidRDefault="000B1D7B" w:rsidP="004E3677">
      <w:pPr>
        <w:pStyle w:val="ListParagraph"/>
        <w:ind w:left="1440"/>
        <w:rPr>
          <w:rFonts w:ascii="Times New Roman" w:hAnsi="Times New Roman" w:cs="Times New Roman"/>
        </w:rPr>
      </w:pPr>
    </w:p>
    <w:p w:rsidR="000B1D7B" w:rsidRDefault="000B1D7B" w:rsidP="004E3677">
      <w:pPr>
        <w:pStyle w:val="ListParagraph"/>
        <w:ind w:left="1440"/>
        <w:rPr>
          <w:rFonts w:ascii="Times New Roman" w:hAnsi="Times New Roman" w:cs="Times New Roman"/>
        </w:rPr>
      </w:pPr>
    </w:p>
    <w:p w:rsidR="000B1D7B" w:rsidRDefault="000B1D7B" w:rsidP="004E3677">
      <w:pPr>
        <w:pStyle w:val="ListParagraph"/>
        <w:ind w:left="1440"/>
        <w:rPr>
          <w:rFonts w:ascii="Times New Roman" w:hAnsi="Times New Roman" w:cs="Times New Roman"/>
        </w:rPr>
      </w:pPr>
    </w:p>
    <w:p w:rsidR="000B1D7B" w:rsidRDefault="000B1D7B" w:rsidP="004E3677">
      <w:pPr>
        <w:pStyle w:val="ListParagraph"/>
        <w:ind w:left="1440"/>
        <w:rPr>
          <w:rFonts w:ascii="Times New Roman" w:hAnsi="Times New Roman" w:cs="Times New Roman"/>
        </w:rPr>
      </w:pPr>
    </w:p>
    <w:p w:rsidR="000B1D7B" w:rsidRDefault="000B1D7B" w:rsidP="000B1D7B">
      <w:pPr>
        <w:rPr>
          <w:rFonts w:ascii="Times New Roman" w:hAnsi="Times New Roman" w:cs="Times New Roman"/>
        </w:rPr>
      </w:pPr>
    </w:p>
    <w:p w:rsidR="000B1D7B" w:rsidRPr="002C6A45" w:rsidRDefault="000B1D7B" w:rsidP="000B1D7B">
      <w:pPr>
        <w:rPr>
          <w:rFonts w:ascii="Times New Roman" w:hAnsi="Times New Roman" w:cs="Times New Roman"/>
          <w:i/>
          <w:iCs/>
        </w:rPr>
      </w:pPr>
      <w:r w:rsidRPr="002C6A45">
        <w:rPr>
          <w:rFonts w:ascii="Times New Roman" w:hAnsi="Times New Roman" w:cs="Times New Roman"/>
          <w:i/>
          <w:iCs/>
        </w:rPr>
        <w:lastRenderedPageBreak/>
        <w:t xml:space="preserve">Basis </w:t>
      </w:r>
      <w:proofErr w:type="gramStart"/>
      <w:r w:rsidRPr="002C6A45">
        <w:rPr>
          <w:rFonts w:ascii="Times New Roman" w:hAnsi="Times New Roman" w:cs="Times New Roman"/>
          <w:i/>
          <w:iCs/>
        </w:rPr>
        <w:t>functions(</w:t>
      </w:r>
      <w:proofErr w:type="gramEnd"/>
      <w:r w:rsidRPr="002C6A45">
        <w:rPr>
          <w:rFonts w:ascii="Times New Roman" w:hAnsi="Times New Roman" w:cs="Times New Roman"/>
          <w:i/>
          <w:iCs/>
        </w:rPr>
        <w:t>u(parameter),U(knot),span(</w:t>
      </w:r>
      <w:proofErr w:type="spellStart"/>
      <w:r w:rsidRPr="002C6A45">
        <w:rPr>
          <w:rFonts w:ascii="Times New Roman" w:hAnsi="Times New Roman" w:cs="Times New Roman"/>
          <w:i/>
          <w:iCs/>
        </w:rPr>
        <w:t>knotspan</w:t>
      </w:r>
      <w:proofErr w:type="spellEnd"/>
      <w:r w:rsidRPr="002C6A45">
        <w:rPr>
          <w:rFonts w:ascii="Times New Roman" w:hAnsi="Times New Roman" w:cs="Times New Roman"/>
          <w:i/>
          <w:iCs/>
        </w:rPr>
        <w:t>))</w:t>
      </w:r>
    </w:p>
    <w:p w:rsidR="000B1D7B" w:rsidRPr="002C6A45" w:rsidRDefault="000B1D7B" w:rsidP="000B1D7B">
      <w:pPr>
        <w:rPr>
          <w:rFonts w:ascii="Times New Roman" w:hAnsi="Times New Roman" w:cs="Times New Roman"/>
          <w:i/>
          <w:iCs/>
        </w:rPr>
      </w:pPr>
      <w:r w:rsidRPr="002C6A45">
        <w:rPr>
          <w:rFonts w:ascii="Times New Roman" w:hAnsi="Times New Roman" w:cs="Times New Roman"/>
          <w:i/>
          <w:iCs/>
        </w:rPr>
        <w:t>{</w:t>
      </w:r>
    </w:p>
    <w:p w:rsidR="000B1D7B" w:rsidRPr="002C6A45" w:rsidRDefault="000B1D7B" w:rsidP="000B1D7B">
      <w:pPr>
        <w:rPr>
          <w:rFonts w:ascii="Times New Roman" w:hAnsi="Times New Roman" w:cs="Times New Roman"/>
          <w:i/>
          <w:iCs/>
        </w:rPr>
      </w:pPr>
      <w:proofErr w:type="gramStart"/>
      <w:r w:rsidRPr="002C6A45">
        <w:rPr>
          <w:rFonts w:ascii="Times New Roman" w:hAnsi="Times New Roman" w:cs="Times New Roman"/>
          <w:i/>
          <w:iCs/>
        </w:rPr>
        <w:t>initialize</w:t>
      </w:r>
      <w:proofErr w:type="gramEnd"/>
      <w:r w:rsidRPr="002C6A45">
        <w:rPr>
          <w:rFonts w:ascii="Times New Roman" w:hAnsi="Times New Roman" w:cs="Times New Roman"/>
          <w:i/>
          <w:iCs/>
        </w:rPr>
        <w:t xml:space="preserve"> left[M+1] and right[N+1] arrays as zero(first and 2</w:t>
      </w:r>
      <w:r w:rsidRPr="002C6A45">
        <w:rPr>
          <w:rFonts w:ascii="Times New Roman" w:hAnsi="Times New Roman" w:cs="Times New Roman"/>
          <w:i/>
          <w:iCs/>
          <w:vertAlign w:val="superscript"/>
        </w:rPr>
        <w:t>nd</w:t>
      </w:r>
      <w:r w:rsidRPr="002C6A45">
        <w:rPr>
          <w:rFonts w:ascii="Times New Roman" w:hAnsi="Times New Roman" w:cs="Times New Roman"/>
          <w:i/>
          <w:iCs/>
        </w:rPr>
        <w:t xml:space="preserve"> term of the recursion relation)</w:t>
      </w:r>
    </w:p>
    <w:p w:rsidR="000B1D7B" w:rsidRPr="002C6A45" w:rsidRDefault="000B1D7B" w:rsidP="000B1D7B">
      <w:pPr>
        <w:rPr>
          <w:rFonts w:ascii="Times New Roman" w:hAnsi="Times New Roman" w:cs="Times New Roman"/>
          <w:i/>
          <w:iCs/>
        </w:rPr>
      </w:pPr>
      <w:r w:rsidRPr="002C6A45">
        <w:rPr>
          <w:rFonts w:ascii="Times New Roman" w:hAnsi="Times New Roman" w:cs="Times New Roman"/>
          <w:i/>
          <w:iCs/>
        </w:rPr>
        <w:t xml:space="preserve">              </w:t>
      </w:r>
      <w:proofErr w:type="gramStart"/>
      <w:r w:rsidRPr="002C6A45">
        <w:rPr>
          <w:rFonts w:ascii="Times New Roman" w:hAnsi="Times New Roman" w:cs="Times New Roman"/>
          <w:i/>
          <w:iCs/>
        </w:rPr>
        <w:t>do</w:t>
      </w:r>
      <w:proofErr w:type="gramEnd"/>
      <w:r w:rsidRPr="002C6A45">
        <w:rPr>
          <w:rFonts w:ascii="Times New Roman" w:hAnsi="Times New Roman" w:cs="Times New Roman"/>
          <w:i/>
          <w:iCs/>
        </w:rPr>
        <w:t xml:space="preserve"> j=1 to degree</w:t>
      </w:r>
    </w:p>
    <w:p w:rsidR="000B1D7B" w:rsidRPr="002C6A45" w:rsidRDefault="000B1D7B" w:rsidP="000B1D7B">
      <w:pPr>
        <w:rPr>
          <w:rFonts w:ascii="Times New Roman" w:hAnsi="Times New Roman" w:cs="Times New Roman"/>
          <w:i/>
          <w:iCs/>
        </w:rPr>
      </w:pPr>
      <w:r w:rsidRPr="002C6A45">
        <w:rPr>
          <w:rFonts w:ascii="Times New Roman" w:hAnsi="Times New Roman" w:cs="Times New Roman"/>
          <w:i/>
          <w:iCs/>
        </w:rPr>
        <w:t xml:space="preserve">                   {</w:t>
      </w:r>
    </w:p>
    <w:p w:rsidR="000B1D7B" w:rsidRPr="002C6A45" w:rsidRDefault="000B1D7B" w:rsidP="000B1D7B">
      <w:pPr>
        <w:rPr>
          <w:rFonts w:ascii="Times New Roman" w:hAnsi="Times New Roman" w:cs="Times New Roman"/>
          <w:i/>
          <w:iCs/>
        </w:rPr>
      </w:pPr>
      <w:r w:rsidRPr="002C6A45">
        <w:rPr>
          <w:rFonts w:ascii="Times New Roman" w:hAnsi="Times New Roman" w:cs="Times New Roman"/>
          <w:i/>
          <w:iCs/>
        </w:rPr>
        <w:t xml:space="preserve">                    </w:t>
      </w:r>
      <w:proofErr w:type="gramStart"/>
      <w:r w:rsidRPr="002C6A45">
        <w:rPr>
          <w:rFonts w:ascii="Times New Roman" w:hAnsi="Times New Roman" w:cs="Times New Roman"/>
          <w:i/>
          <w:iCs/>
        </w:rPr>
        <w:t>left[</w:t>
      </w:r>
      <w:proofErr w:type="gramEnd"/>
      <w:r w:rsidRPr="002C6A45">
        <w:rPr>
          <w:rFonts w:ascii="Times New Roman" w:hAnsi="Times New Roman" w:cs="Times New Roman"/>
          <w:i/>
          <w:iCs/>
        </w:rPr>
        <w:t>j+1]=u-U[span+1-j]</w:t>
      </w:r>
    </w:p>
    <w:p w:rsidR="000B1D7B" w:rsidRPr="002C6A45" w:rsidRDefault="000B1D7B" w:rsidP="000B1D7B">
      <w:pPr>
        <w:rPr>
          <w:rFonts w:ascii="Times New Roman" w:hAnsi="Times New Roman" w:cs="Times New Roman"/>
          <w:i/>
          <w:iCs/>
        </w:rPr>
      </w:pPr>
      <w:r w:rsidRPr="002C6A45">
        <w:rPr>
          <w:rFonts w:ascii="Times New Roman" w:hAnsi="Times New Roman" w:cs="Times New Roman"/>
          <w:i/>
          <w:iCs/>
        </w:rPr>
        <w:t xml:space="preserve">                    </w:t>
      </w:r>
      <w:proofErr w:type="gramStart"/>
      <w:r w:rsidRPr="002C6A45">
        <w:rPr>
          <w:rFonts w:ascii="Times New Roman" w:hAnsi="Times New Roman" w:cs="Times New Roman"/>
          <w:i/>
          <w:iCs/>
        </w:rPr>
        <w:t>right[</w:t>
      </w:r>
      <w:proofErr w:type="gramEnd"/>
      <w:r w:rsidRPr="002C6A45">
        <w:rPr>
          <w:rFonts w:ascii="Times New Roman" w:hAnsi="Times New Roman" w:cs="Times New Roman"/>
          <w:i/>
          <w:iCs/>
        </w:rPr>
        <w:t>j+1]=U[</w:t>
      </w:r>
      <w:proofErr w:type="spellStart"/>
      <w:r w:rsidRPr="002C6A45">
        <w:rPr>
          <w:rFonts w:ascii="Times New Roman" w:hAnsi="Times New Roman" w:cs="Times New Roman"/>
          <w:i/>
          <w:iCs/>
        </w:rPr>
        <w:t>span+j</w:t>
      </w:r>
      <w:proofErr w:type="spellEnd"/>
      <w:r w:rsidRPr="002C6A45">
        <w:rPr>
          <w:rFonts w:ascii="Times New Roman" w:hAnsi="Times New Roman" w:cs="Times New Roman"/>
          <w:i/>
          <w:iCs/>
        </w:rPr>
        <w:t>]-u</w:t>
      </w:r>
    </w:p>
    <w:p w:rsidR="000B1D7B" w:rsidRPr="002C6A45" w:rsidRDefault="000B1D7B" w:rsidP="000B1D7B">
      <w:pPr>
        <w:rPr>
          <w:rFonts w:ascii="Times New Roman" w:hAnsi="Times New Roman" w:cs="Times New Roman"/>
          <w:i/>
          <w:iCs/>
        </w:rPr>
      </w:pPr>
      <w:r w:rsidRPr="002C6A45">
        <w:rPr>
          <w:rFonts w:ascii="Times New Roman" w:hAnsi="Times New Roman" w:cs="Times New Roman"/>
          <w:i/>
          <w:iCs/>
        </w:rPr>
        <w:t xml:space="preserve">                     </w:t>
      </w:r>
      <w:proofErr w:type="gramStart"/>
      <w:r w:rsidRPr="002C6A45">
        <w:rPr>
          <w:rFonts w:ascii="Times New Roman" w:hAnsi="Times New Roman" w:cs="Times New Roman"/>
          <w:i/>
          <w:iCs/>
        </w:rPr>
        <w:t>saved=</w:t>
      </w:r>
      <w:proofErr w:type="gramEnd"/>
      <w:r w:rsidRPr="002C6A45">
        <w:rPr>
          <w:rFonts w:ascii="Times New Roman" w:hAnsi="Times New Roman" w:cs="Times New Roman"/>
          <w:i/>
          <w:iCs/>
        </w:rPr>
        <w:t>0;</w:t>
      </w:r>
    </w:p>
    <w:p w:rsidR="000B1D7B" w:rsidRPr="002C6A45" w:rsidRDefault="000B1D7B" w:rsidP="000B1D7B">
      <w:pPr>
        <w:rPr>
          <w:rFonts w:ascii="Times New Roman" w:hAnsi="Times New Roman" w:cs="Times New Roman"/>
          <w:i/>
          <w:iCs/>
        </w:rPr>
      </w:pPr>
      <w:r w:rsidRPr="002C6A45">
        <w:rPr>
          <w:rFonts w:ascii="Times New Roman" w:hAnsi="Times New Roman" w:cs="Times New Roman"/>
          <w:i/>
          <w:iCs/>
        </w:rPr>
        <w:t xml:space="preserve">                           {   </w:t>
      </w:r>
      <w:proofErr w:type="gramStart"/>
      <w:r w:rsidRPr="002C6A45">
        <w:rPr>
          <w:rFonts w:ascii="Times New Roman" w:hAnsi="Times New Roman" w:cs="Times New Roman"/>
          <w:i/>
          <w:iCs/>
        </w:rPr>
        <w:t>do</w:t>
      </w:r>
      <w:proofErr w:type="gramEnd"/>
      <w:r w:rsidRPr="002C6A45">
        <w:rPr>
          <w:rFonts w:ascii="Times New Roman" w:hAnsi="Times New Roman" w:cs="Times New Roman"/>
          <w:i/>
          <w:iCs/>
        </w:rPr>
        <w:t xml:space="preserve"> r=0 to j-1</w:t>
      </w:r>
    </w:p>
    <w:p w:rsidR="000B1D7B" w:rsidRPr="002C6A45" w:rsidRDefault="000B1D7B" w:rsidP="000B1D7B">
      <w:pPr>
        <w:autoSpaceDE w:val="0"/>
        <w:autoSpaceDN w:val="0"/>
        <w:adjustRightInd w:val="0"/>
        <w:spacing w:after="0" w:line="240" w:lineRule="auto"/>
        <w:rPr>
          <w:rFonts w:ascii="Times New Roman" w:eastAsiaTheme="minorEastAsia" w:hAnsi="Times New Roman" w:cs="Times New Roman"/>
          <w:i/>
          <w:iCs/>
          <w:lang w:eastAsia="ja-JP" w:bidi="bn-IN"/>
        </w:rPr>
      </w:pPr>
      <w:r w:rsidRPr="002C6A45">
        <w:rPr>
          <w:rFonts w:ascii="Times New Roman" w:hAnsi="Times New Roman" w:cs="Times New Roman"/>
          <w:i/>
          <w:iCs/>
        </w:rPr>
        <w:t xml:space="preserve">                                                       </w:t>
      </w:r>
      <w:proofErr w:type="gramStart"/>
      <w:r w:rsidRPr="002C6A45">
        <w:rPr>
          <w:rFonts w:ascii="Times New Roman" w:eastAsiaTheme="minorEastAsia" w:hAnsi="Times New Roman" w:cs="Times New Roman"/>
          <w:i/>
          <w:iCs/>
          <w:color w:val="000000"/>
          <w:lang w:eastAsia="ja-JP" w:bidi="bn-IN"/>
        </w:rPr>
        <w:t>temp</w:t>
      </w:r>
      <w:proofErr w:type="gramEnd"/>
      <w:r w:rsidRPr="002C6A45">
        <w:rPr>
          <w:rFonts w:ascii="Times New Roman" w:eastAsiaTheme="minorEastAsia" w:hAnsi="Times New Roman" w:cs="Times New Roman"/>
          <w:i/>
          <w:iCs/>
          <w:color w:val="000000"/>
          <w:lang w:eastAsia="ja-JP" w:bidi="bn-IN"/>
        </w:rPr>
        <w:t xml:space="preserve"> = N[r+1]/(right[r+2] + left[j-r+1])</w:t>
      </w:r>
    </w:p>
    <w:p w:rsidR="000B1D7B" w:rsidRPr="002C6A45" w:rsidRDefault="000B1D7B" w:rsidP="000B1D7B">
      <w:pPr>
        <w:autoSpaceDE w:val="0"/>
        <w:autoSpaceDN w:val="0"/>
        <w:adjustRightInd w:val="0"/>
        <w:spacing w:after="0" w:line="240" w:lineRule="auto"/>
        <w:rPr>
          <w:rFonts w:ascii="Times New Roman" w:eastAsiaTheme="minorEastAsia" w:hAnsi="Times New Roman" w:cs="Times New Roman"/>
          <w:lang w:eastAsia="ja-JP" w:bidi="bn-IN"/>
        </w:rPr>
      </w:pPr>
      <w:r w:rsidRPr="002C6A45">
        <w:rPr>
          <w:rFonts w:ascii="Times New Roman" w:hAnsi="Times New Roman" w:cs="Times New Roman"/>
          <w:i/>
          <w:iCs/>
        </w:rPr>
        <w:t xml:space="preserve">                                   </w:t>
      </w:r>
      <w:r w:rsidRPr="002C6A45">
        <w:rPr>
          <w:rFonts w:ascii="Times New Roman" w:eastAsiaTheme="minorEastAsia" w:hAnsi="Times New Roman" w:cs="Times New Roman"/>
          <w:i/>
          <w:iCs/>
          <w:color w:val="000000"/>
          <w:lang w:eastAsia="ja-JP" w:bidi="bn-IN"/>
        </w:rPr>
        <w:t>N[r+1] = saved + right[r+2]*temp</w:t>
      </w:r>
    </w:p>
    <w:p w:rsidR="000B1D7B" w:rsidRPr="002C6A45" w:rsidRDefault="000B1D7B" w:rsidP="000B1D7B">
      <w:pPr>
        <w:autoSpaceDE w:val="0"/>
        <w:autoSpaceDN w:val="0"/>
        <w:adjustRightInd w:val="0"/>
        <w:spacing w:after="0" w:line="240" w:lineRule="auto"/>
        <w:rPr>
          <w:rFonts w:ascii="Times New Roman" w:eastAsiaTheme="minorEastAsia" w:hAnsi="Times New Roman" w:cs="Times New Roman"/>
          <w:i/>
          <w:iCs/>
          <w:color w:val="000000"/>
          <w:lang w:eastAsia="ja-JP" w:bidi="bn-IN"/>
        </w:rPr>
      </w:pPr>
      <w:r w:rsidRPr="002C6A45">
        <w:rPr>
          <w:rFonts w:ascii="Times New Roman" w:hAnsi="Times New Roman" w:cs="Times New Roman"/>
          <w:i/>
          <w:iCs/>
        </w:rPr>
        <w:t xml:space="preserve">                                  </w:t>
      </w:r>
      <w:proofErr w:type="gramStart"/>
      <w:r w:rsidRPr="002C6A45">
        <w:rPr>
          <w:rFonts w:ascii="Times New Roman" w:eastAsiaTheme="minorEastAsia" w:hAnsi="Times New Roman" w:cs="Times New Roman"/>
          <w:i/>
          <w:iCs/>
          <w:color w:val="000000"/>
          <w:lang w:eastAsia="ja-JP" w:bidi="bn-IN"/>
        </w:rPr>
        <w:t>saved</w:t>
      </w:r>
      <w:proofErr w:type="gramEnd"/>
      <w:r w:rsidRPr="002C6A45">
        <w:rPr>
          <w:rFonts w:ascii="Times New Roman" w:eastAsiaTheme="minorEastAsia" w:hAnsi="Times New Roman" w:cs="Times New Roman"/>
          <w:i/>
          <w:iCs/>
          <w:color w:val="000000"/>
          <w:lang w:eastAsia="ja-JP" w:bidi="bn-IN"/>
        </w:rPr>
        <w:t xml:space="preserve"> = left[j-r+1]*temp</w:t>
      </w:r>
    </w:p>
    <w:p w:rsidR="000B1D7B" w:rsidRPr="002C6A45" w:rsidRDefault="000B1D7B" w:rsidP="000B1D7B">
      <w:pPr>
        <w:autoSpaceDE w:val="0"/>
        <w:autoSpaceDN w:val="0"/>
        <w:adjustRightInd w:val="0"/>
        <w:spacing w:after="0" w:line="240" w:lineRule="auto"/>
        <w:rPr>
          <w:rFonts w:ascii="Times New Roman" w:eastAsiaTheme="minorEastAsia" w:hAnsi="Times New Roman" w:cs="Times New Roman"/>
          <w:i/>
          <w:iCs/>
          <w:color w:val="000000"/>
          <w:lang w:eastAsia="ja-JP" w:bidi="bn-IN"/>
        </w:rPr>
      </w:pPr>
      <w:r w:rsidRPr="002C6A45">
        <w:rPr>
          <w:rFonts w:ascii="Times New Roman" w:eastAsiaTheme="minorEastAsia" w:hAnsi="Times New Roman" w:cs="Times New Roman"/>
          <w:i/>
          <w:iCs/>
          <w:color w:val="000000"/>
          <w:lang w:eastAsia="ja-JP" w:bidi="bn-IN"/>
        </w:rPr>
        <w:t xml:space="preserve">                           }</w:t>
      </w:r>
    </w:p>
    <w:p w:rsidR="000B1D7B" w:rsidRPr="002C6A45" w:rsidRDefault="000B1D7B" w:rsidP="000B1D7B">
      <w:pPr>
        <w:autoSpaceDE w:val="0"/>
        <w:autoSpaceDN w:val="0"/>
        <w:adjustRightInd w:val="0"/>
        <w:spacing w:after="0" w:line="240" w:lineRule="auto"/>
        <w:rPr>
          <w:rFonts w:ascii="Times New Roman" w:eastAsiaTheme="minorEastAsia" w:hAnsi="Times New Roman" w:cs="Times New Roman"/>
          <w:i/>
          <w:iCs/>
          <w:color w:val="000000"/>
          <w:lang w:eastAsia="ja-JP" w:bidi="bn-IN"/>
        </w:rPr>
      </w:pPr>
      <w:r w:rsidRPr="002C6A45">
        <w:rPr>
          <w:rFonts w:ascii="Times New Roman" w:eastAsiaTheme="minorEastAsia" w:hAnsi="Times New Roman" w:cs="Times New Roman"/>
          <w:i/>
          <w:iCs/>
          <w:color w:val="000000"/>
          <w:lang w:eastAsia="ja-JP" w:bidi="bn-IN"/>
        </w:rPr>
        <w:t xml:space="preserve">                </w:t>
      </w:r>
      <w:proofErr w:type="gramStart"/>
      <w:r w:rsidRPr="002C6A45">
        <w:rPr>
          <w:rFonts w:ascii="Times New Roman" w:eastAsiaTheme="minorEastAsia" w:hAnsi="Times New Roman" w:cs="Times New Roman"/>
          <w:i/>
          <w:iCs/>
          <w:color w:val="000000"/>
          <w:lang w:eastAsia="ja-JP" w:bidi="bn-IN"/>
        </w:rPr>
        <w:t>N[</w:t>
      </w:r>
      <w:proofErr w:type="gramEnd"/>
      <w:r w:rsidRPr="002C6A45">
        <w:rPr>
          <w:rFonts w:ascii="Times New Roman" w:eastAsiaTheme="minorEastAsia" w:hAnsi="Times New Roman" w:cs="Times New Roman"/>
          <w:i/>
          <w:iCs/>
          <w:color w:val="000000"/>
          <w:lang w:eastAsia="ja-JP" w:bidi="bn-IN"/>
        </w:rPr>
        <w:t>j+1] = saved</w:t>
      </w:r>
    </w:p>
    <w:p w:rsidR="000B1D7B" w:rsidRPr="002C6A45" w:rsidRDefault="000B1D7B" w:rsidP="000B1D7B">
      <w:pPr>
        <w:autoSpaceDE w:val="0"/>
        <w:autoSpaceDN w:val="0"/>
        <w:adjustRightInd w:val="0"/>
        <w:spacing w:after="0" w:line="240" w:lineRule="auto"/>
        <w:rPr>
          <w:rFonts w:ascii="Times New Roman" w:eastAsiaTheme="minorEastAsia" w:hAnsi="Times New Roman" w:cs="Times New Roman"/>
          <w:i/>
          <w:iCs/>
          <w:color w:val="000000"/>
          <w:lang w:eastAsia="ja-JP" w:bidi="bn-IN"/>
        </w:rPr>
      </w:pPr>
      <w:r w:rsidRPr="002C6A45">
        <w:rPr>
          <w:rFonts w:ascii="Times New Roman" w:eastAsiaTheme="minorEastAsia" w:hAnsi="Times New Roman" w:cs="Times New Roman"/>
          <w:i/>
          <w:iCs/>
          <w:color w:val="000000"/>
          <w:lang w:eastAsia="ja-JP" w:bidi="bn-IN"/>
        </w:rPr>
        <w:t xml:space="preserve">                     }</w:t>
      </w:r>
    </w:p>
    <w:p w:rsidR="000B1D7B" w:rsidRPr="002C6A45" w:rsidRDefault="000B1D7B" w:rsidP="000B1D7B">
      <w:pPr>
        <w:autoSpaceDE w:val="0"/>
        <w:autoSpaceDN w:val="0"/>
        <w:adjustRightInd w:val="0"/>
        <w:spacing w:after="0" w:line="240" w:lineRule="auto"/>
        <w:rPr>
          <w:rFonts w:ascii="Times New Roman" w:eastAsiaTheme="minorEastAsia" w:hAnsi="Times New Roman" w:cs="Times New Roman"/>
          <w:i/>
          <w:iCs/>
          <w:color w:val="000000"/>
          <w:lang w:eastAsia="ja-JP" w:bidi="bn-IN"/>
        </w:rPr>
      </w:pPr>
      <w:r w:rsidRPr="002C6A45">
        <w:rPr>
          <w:rFonts w:ascii="Times New Roman" w:eastAsiaTheme="minorEastAsia" w:hAnsi="Times New Roman" w:cs="Times New Roman"/>
          <w:i/>
          <w:iCs/>
          <w:color w:val="000000"/>
          <w:lang w:eastAsia="ja-JP" w:bidi="bn-IN"/>
        </w:rPr>
        <w:t xml:space="preserve">     }</w:t>
      </w:r>
    </w:p>
    <w:p w:rsidR="000B1D7B" w:rsidRPr="002C6A45" w:rsidRDefault="000B1D7B" w:rsidP="000B1D7B">
      <w:pPr>
        <w:autoSpaceDE w:val="0"/>
        <w:autoSpaceDN w:val="0"/>
        <w:adjustRightInd w:val="0"/>
        <w:spacing w:after="0" w:line="240" w:lineRule="auto"/>
        <w:rPr>
          <w:rFonts w:ascii="Times New Roman" w:eastAsiaTheme="minorEastAsia" w:hAnsi="Times New Roman" w:cs="Times New Roman"/>
          <w:i/>
          <w:iCs/>
          <w:lang w:eastAsia="ja-JP" w:bidi="bn-IN"/>
        </w:rPr>
      </w:pPr>
      <w:proofErr w:type="gramStart"/>
      <w:r w:rsidRPr="002C6A45">
        <w:rPr>
          <w:rFonts w:ascii="Times New Roman" w:eastAsiaTheme="minorEastAsia" w:hAnsi="Times New Roman" w:cs="Times New Roman"/>
          <w:i/>
          <w:iCs/>
          <w:color w:val="000000"/>
          <w:lang w:eastAsia="ja-JP" w:bidi="bn-IN"/>
        </w:rPr>
        <w:t>Return(</w:t>
      </w:r>
      <w:proofErr w:type="gramEnd"/>
      <w:r w:rsidRPr="002C6A45">
        <w:rPr>
          <w:rFonts w:ascii="Times New Roman" w:eastAsiaTheme="minorEastAsia" w:hAnsi="Times New Roman" w:cs="Times New Roman"/>
          <w:i/>
          <w:iCs/>
          <w:color w:val="000000"/>
          <w:lang w:eastAsia="ja-JP" w:bidi="bn-IN"/>
        </w:rPr>
        <w:t>N)</w:t>
      </w:r>
    </w:p>
    <w:p w:rsidR="000B1D7B" w:rsidRPr="000B1D7B" w:rsidRDefault="000B1D7B" w:rsidP="000B1D7B">
      <w:pPr>
        <w:rPr>
          <w:rFonts w:ascii="Times New Roman" w:hAnsi="Times New Roman" w:cs="Times New Roman"/>
        </w:rPr>
      </w:pPr>
    </w:p>
    <w:p w:rsidR="004A3500" w:rsidRPr="008906EC" w:rsidRDefault="004A3500" w:rsidP="004E3677">
      <w:pPr>
        <w:pStyle w:val="ListParagraph"/>
        <w:ind w:left="1440"/>
        <w:rPr>
          <w:rFonts w:ascii="Times New Roman" w:hAnsi="Times New Roman" w:cs="Times New Roman"/>
        </w:rPr>
      </w:pPr>
    </w:p>
    <w:p w:rsidR="006650FB" w:rsidRDefault="006650FB" w:rsidP="000B1D7B">
      <w:pPr>
        <w:pStyle w:val="ListParagraph"/>
        <w:ind w:left="1440"/>
        <w:jc w:val="both"/>
        <w:rPr>
          <w:rFonts w:ascii="Times New Roman" w:hAnsi="Times New Roman" w:cs="Times New Roman"/>
        </w:rPr>
      </w:pPr>
      <w:r>
        <w:rPr>
          <w:rFonts w:ascii="Times New Roman" w:hAnsi="Times New Roman" w:cs="Times New Roman"/>
        </w:rPr>
        <w:t xml:space="preserve">                                                                                                                                        </w:t>
      </w:r>
      <w:r w:rsidR="000B1D7B">
        <w:rPr>
          <w:rFonts w:ascii="Times New Roman" w:hAnsi="Times New Roman" w:cs="Times New Roman"/>
        </w:rPr>
        <w:t xml:space="preserve">                        </w:t>
      </w:r>
      <w:r>
        <w:rPr>
          <w:rFonts w:ascii="Times New Roman" w:hAnsi="Times New Roman" w:cs="Times New Roman"/>
        </w:rPr>
        <w:t xml:space="preserve">The final part of the reconstruction algorithm is to evaluate the value of the NURBS                        curve at various parametric locations. This </w:t>
      </w:r>
      <w:proofErr w:type="spellStart"/>
      <w:r>
        <w:rPr>
          <w:rFonts w:ascii="Times New Roman" w:hAnsi="Times New Roman" w:cs="Times New Roman"/>
        </w:rPr>
        <w:t>evalution</w:t>
      </w:r>
      <w:proofErr w:type="spellEnd"/>
      <w:r>
        <w:rPr>
          <w:rFonts w:ascii="Times New Roman" w:hAnsi="Times New Roman" w:cs="Times New Roman"/>
        </w:rPr>
        <w:t xml:space="preserve"> is largely governed by the degree and we would see in the next section how the degree changes the fairness of the lofted </w:t>
      </w:r>
      <w:proofErr w:type="spellStart"/>
      <w:r>
        <w:rPr>
          <w:rFonts w:ascii="Times New Roman" w:hAnsi="Times New Roman" w:cs="Times New Roman"/>
        </w:rPr>
        <w:t>surface.The</w:t>
      </w:r>
      <w:proofErr w:type="spellEnd"/>
      <w:r>
        <w:rPr>
          <w:rFonts w:ascii="Times New Roman" w:hAnsi="Times New Roman" w:cs="Times New Roman"/>
        </w:rPr>
        <w:t xml:space="preserve"> computational scheme is as follows</w:t>
      </w:r>
      <w:r w:rsidR="0011773F">
        <w:rPr>
          <w:rFonts w:ascii="Times New Roman" w:hAnsi="Times New Roman" w:cs="Times New Roman"/>
        </w:rPr>
        <w:t>.</w:t>
      </w:r>
    </w:p>
    <w:p w:rsidR="000B1D7B" w:rsidRPr="002C6A45" w:rsidRDefault="000B1D7B" w:rsidP="000B1D7B">
      <w:pPr>
        <w:rPr>
          <w:rFonts w:ascii="Times New Roman" w:hAnsi="Times New Roman" w:cs="Times New Roman"/>
          <w:i/>
          <w:iCs/>
        </w:rPr>
      </w:pPr>
      <w:proofErr w:type="spellStart"/>
      <w:r w:rsidRPr="002C6A45">
        <w:rPr>
          <w:rFonts w:ascii="Times New Roman" w:hAnsi="Times New Roman" w:cs="Times New Roman"/>
          <w:i/>
          <w:iCs/>
        </w:rPr>
        <w:t>Curve_</w:t>
      </w:r>
      <w:proofErr w:type="gramStart"/>
      <w:r w:rsidRPr="002C6A45">
        <w:rPr>
          <w:rFonts w:ascii="Times New Roman" w:hAnsi="Times New Roman" w:cs="Times New Roman"/>
          <w:i/>
          <w:iCs/>
        </w:rPr>
        <w:t>evaluation</w:t>
      </w:r>
      <w:proofErr w:type="spellEnd"/>
      <w:r w:rsidRPr="002C6A45">
        <w:rPr>
          <w:rFonts w:ascii="Times New Roman" w:hAnsi="Times New Roman" w:cs="Times New Roman"/>
          <w:i/>
          <w:iCs/>
        </w:rPr>
        <w:t>(</w:t>
      </w:r>
      <w:proofErr w:type="gramEnd"/>
      <w:r w:rsidRPr="002C6A45">
        <w:rPr>
          <w:rFonts w:ascii="Times New Roman" w:hAnsi="Times New Roman" w:cs="Times New Roman"/>
          <w:i/>
          <w:iCs/>
        </w:rPr>
        <w:t>P[</w:t>
      </w:r>
      <w:proofErr w:type="spellStart"/>
      <w:r w:rsidRPr="002C6A45">
        <w:rPr>
          <w:rFonts w:ascii="Times New Roman" w:hAnsi="Times New Roman" w:cs="Times New Roman"/>
          <w:i/>
          <w:iCs/>
        </w:rPr>
        <w:t>i</w:t>
      </w:r>
      <w:proofErr w:type="spellEnd"/>
      <w:r w:rsidRPr="002C6A45">
        <w:rPr>
          <w:rFonts w:ascii="Times New Roman" w:hAnsi="Times New Roman" w:cs="Times New Roman"/>
          <w:i/>
          <w:iCs/>
        </w:rPr>
        <w:t>][j][k],</w:t>
      </w:r>
      <w:proofErr w:type="spellStart"/>
      <w:r w:rsidRPr="002C6A45">
        <w:rPr>
          <w:rFonts w:ascii="Times New Roman" w:hAnsi="Times New Roman" w:cs="Times New Roman"/>
          <w:i/>
          <w:iCs/>
        </w:rPr>
        <w:t>u,degree</w:t>
      </w:r>
      <w:proofErr w:type="spellEnd"/>
      <w:r w:rsidRPr="002C6A45">
        <w:rPr>
          <w:rFonts w:ascii="Times New Roman" w:hAnsi="Times New Roman" w:cs="Times New Roman"/>
          <w:i/>
          <w:iCs/>
        </w:rPr>
        <w:t xml:space="preserve">)                                 </w:t>
      </w:r>
    </w:p>
    <w:p w:rsidR="000B1D7B" w:rsidRPr="002C6A45" w:rsidRDefault="000B1D7B" w:rsidP="000B1D7B">
      <w:pPr>
        <w:rPr>
          <w:rFonts w:ascii="Times New Roman" w:hAnsi="Times New Roman" w:cs="Times New Roman"/>
          <w:i/>
          <w:iCs/>
        </w:rPr>
      </w:pPr>
      <w:r w:rsidRPr="002C6A45">
        <w:rPr>
          <w:rFonts w:ascii="Times New Roman" w:hAnsi="Times New Roman" w:cs="Times New Roman"/>
          <w:i/>
          <w:iCs/>
        </w:rPr>
        <w:t xml:space="preserve">    {     </w:t>
      </w:r>
      <w:proofErr w:type="gramStart"/>
      <w:r w:rsidRPr="002C6A45">
        <w:rPr>
          <w:rFonts w:ascii="Times New Roman" w:hAnsi="Times New Roman" w:cs="Times New Roman"/>
          <w:i/>
          <w:iCs/>
        </w:rPr>
        <w:t>do</w:t>
      </w:r>
      <w:proofErr w:type="gramEnd"/>
      <w:r w:rsidRPr="002C6A45">
        <w:rPr>
          <w:rFonts w:ascii="Times New Roman" w:hAnsi="Times New Roman" w:cs="Times New Roman"/>
          <w:i/>
          <w:iCs/>
        </w:rPr>
        <w:t xml:space="preserve"> r=1 to M </w:t>
      </w:r>
    </w:p>
    <w:p w:rsidR="000B1D7B" w:rsidRPr="002C6A45" w:rsidRDefault="000B1D7B" w:rsidP="000B1D7B">
      <w:pPr>
        <w:rPr>
          <w:rFonts w:ascii="Times New Roman" w:hAnsi="Times New Roman" w:cs="Times New Roman"/>
          <w:i/>
          <w:iCs/>
        </w:rPr>
      </w:pPr>
      <w:r w:rsidRPr="002C6A45">
        <w:rPr>
          <w:rFonts w:ascii="Times New Roman" w:hAnsi="Times New Roman" w:cs="Times New Roman"/>
          <w:i/>
          <w:iCs/>
        </w:rPr>
        <w:t xml:space="preserve">           {                                                         </w:t>
      </w:r>
    </w:p>
    <w:p w:rsidR="000B1D7B" w:rsidRPr="002C6A45" w:rsidRDefault="000B1D7B" w:rsidP="000B1D7B">
      <w:pPr>
        <w:rPr>
          <w:rFonts w:ascii="Times New Roman" w:hAnsi="Times New Roman" w:cs="Times New Roman"/>
          <w:i/>
          <w:iCs/>
        </w:rPr>
      </w:pPr>
      <w:r w:rsidRPr="002C6A45">
        <w:rPr>
          <w:rFonts w:ascii="Times New Roman" w:hAnsi="Times New Roman" w:cs="Times New Roman"/>
          <w:i/>
          <w:iCs/>
        </w:rPr>
        <w:t xml:space="preserve">              </w:t>
      </w:r>
      <w:proofErr w:type="gramStart"/>
      <w:r w:rsidRPr="002C6A45">
        <w:rPr>
          <w:rFonts w:ascii="Times New Roman" w:hAnsi="Times New Roman" w:cs="Times New Roman"/>
          <w:i/>
          <w:iCs/>
        </w:rPr>
        <w:t>span=</w:t>
      </w:r>
      <w:proofErr w:type="spellStart"/>
      <w:proofErr w:type="gramEnd"/>
      <w:r w:rsidRPr="002C6A45">
        <w:rPr>
          <w:rFonts w:ascii="Times New Roman" w:hAnsi="Times New Roman" w:cs="Times New Roman"/>
          <w:i/>
          <w:iCs/>
        </w:rPr>
        <w:t>Finspan</w:t>
      </w:r>
      <w:proofErr w:type="spellEnd"/>
      <w:r w:rsidRPr="002C6A45">
        <w:rPr>
          <w:rFonts w:ascii="Times New Roman" w:hAnsi="Times New Roman" w:cs="Times New Roman"/>
          <w:i/>
          <w:iCs/>
        </w:rPr>
        <w:t>(u[</w:t>
      </w:r>
      <w:proofErr w:type="spellStart"/>
      <w:r w:rsidRPr="002C6A45">
        <w:rPr>
          <w:rFonts w:ascii="Times New Roman" w:hAnsi="Times New Roman" w:cs="Times New Roman"/>
          <w:i/>
          <w:iCs/>
        </w:rPr>
        <w:t>i</w:t>
      </w:r>
      <w:proofErr w:type="spellEnd"/>
      <w:r w:rsidRPr="002C6A45">
        <w:rPr>
          <w:rFonts w:ascii="Times New Roman" w:hAnsi="Times New Roman" w:cs="Times New Roman"/>
          <w:i/>
          <w:iCs/>
        </w:rPr>
        <w:t>]..)</w:t>
      </w:r>
    </w:p>
    <w:p w:rsidR="000B1D7B" w:rsidRPr="002C6A45" w:rsidRDefault="000B1D7B" w:rsidP="000B1D7B">
      <w:pPr>
        <w:rPr>
          <w:rFonts w:ascii="Times New Roman" w:hAnsi="Times New Roman" w:cs="Times New Roman"/>
          <w:i/>
          <w:iCs/>
        </w:rPr>
      </w:pPr>
      <w:r w:rsidRPr="002C6A45">
        <w:rPr>
          <w:rFonts w:ascii="Times New Roman" w:hAnsi="Times New Roman" w:cs="Times New Roman"/>
          <w:i/>
          <w:iCs/>
        </w:rPr>
        <w:t xml:space="preserve">              N=</w:t>
      </w:r>
      <w:proofErr w:type="spellStart"/>
      <w:proofErr w:type="gramStart"/>
      <w:r w:rsidRPr="002C6A45">
        <w:rPr>
          <w:rFonts w:ascii="Times New Roman" w:hAnsi="Times New Roman" w:cs="Times New Roman"/>
          <w:i/>
          <w:iCs/>
        </w:rPr>
        <w:t>basisfunction</w:t>
      </w:r>
      <w:proofErr w:type="spellEnd"/>
      <w:r w:rsidRPr="002C6A45">
        <w:rPr>
          <w:rFonts w:ascii="Times New Roman" w:hAnsi="Times New Roman" w:cs="Times New Roman"/>
          <w:i/>
          <w:iCs/>
        </w:rPr>
        <w:t>(</w:t>
      </w:r>
      <w:proofErr w:type="gramEnd"/>
      <w:r w:rsidRPr="002C6A45">
        <w:rPr>
          <w:rFonts w:ascii="Times New Roman" w:hAnsi="Times New Roman" w:cs="Times New Roman"/>
          <w:i/>
          <w:iCs/>
        </w:rPr>
        <w:t>u[</w:t>
      </w:r>
      <w:proofErr w:type="spellStart"/>
      <w:r w:rsidRPr="002C6A45">
        <w:rPr>
          <w:rFonts w:ascii="Times New Roman" w:hAnsi="Times New Roman" w:cs="Times New Roman"/>
          <w:i/>
          <w:iCs/>
        </w:rPr>
        <w:t>i</w:t>
      </w:r>
      <w:proofErr w:type="spellEnd"/>
      <w:r w:rsidRPr="002C6A45">
        <w:rPr>
          <w:rFonts w:ascii="Times New Roman" w:hAnsi="Times New Roman" w:cs="Times New Roman"/>
          <w:i/>
          <w:iCs/>
        </w:rPr>
        <w:t>]..)</w:t>
      </w:r>
    </w:p>
    <w:p w:rsidR="000B1D7B" w:rsidRPr="002C6A45" w:rsidRDefault="000B1D7B" w:rsidP="000B1D7B">
      <w:pPr>
        <w:rPr>
          <w:rFonts w:ascii="Times New Roman" w:hAnsi="Times New Roman" w:cs="Times New Roman"/>
          <w:i/>
          <w:iCs/>
        </w:rPr>
      </w:pPr>
      <w:r w:rsidRPr="002C6A45">
        <w:rPr>
          <w:rFonts w:ascii="Times New Roman" w:hAnsi="Times New Roman" w:cs="Times New Roman"/>
          <w:i/>
          <w:iCs/>
        </w:rPr>
        <w:t xml:space="preserve">              </w:t>
      </w:r>
      <w:proofErr w:type="gramStart"/>
      <w:r w:rsidRPr="002C6A45">
        <w:rPr>
          <w:rFonts w:ascii="Times New Roman" w:hAnsi="Times New Roman" w:cs="Times New Roman"/>
          <w:i/>
          <w:iCs/>
        </w:rPr>
        <w:t>do</w:t>
      </w:r>
      <w:proofErr w:type="gramEnd"/>
      <w:r w:rsidRPr="002C6A45">
        <w:rPr>
          <w:rFonts w:ascii="Times New Roman" w:hAnsi="Times New Roman" w:cs="Times New Roman"/>
          <w:i/>
          <w:iCs/>
        </w:rPr>
        <w:t xml:space="preserve"> </w:t>
      </w:r>
      <w:proofErr w:type="spellStart"/>
      <w:r w:rsidRPr="002C6A45">
        <w:rPr>
          <w:rFonts w:ascii="Times New Roman" w:hAnsi="Times New Roman" w:cs="Times New Roman"/>
          <w:i/>
          <w:iCs/>
        </w:rPr>
        <w:t>i</w:t>
      </w:r>
      <w:proofErr w:type="spellEnd"/>
      <w:r w:rsidRPr="002C6A45">
        <w:rPr>
          <w:rFonts w:ascii="Times New Roman" w:hAnsi="Times New Roman" w:cs="Times New Roman"/>
          <w:i/>
          <w:iCs/>
        </w:rPr>
        <w:t>= 1to M</w:t>
      </w:r>
    </w:p>
    <w:p w:rsidR="000B1D7B" w:rsidRPr="002C6A45" w:rsidRDefault="000B1D7B" w:rsidP="000B1D7B">
      <w:pPr>
        <w:rPr>
          <w:rFonts w:ascii="Times New Roman" w:hAnsi="Times New Roman" w:cs="Times New Roman"/>
          <w:i/>
          <w:iCs/>
        </w:rPr>
      </w:pPr>
      <w:r w:rsidRPr="002C6A45">
        <w:rPr>
          <w:rFonts w:ascii="Times New Roman" w:hAnsi="Times New Roman" w:cs="Times New Roman"/>
          <w:i/>
          <w:iCs/>
        </w:rPr>
        <w:t xml:space="preserve">                 { </w:t>
      </w:r>
    </w:p>
    <w:p w:rsidR="000B1D7B" w:rsidRPr="002C6A45" w:rsidRDefault="000B1D7B" w:rsidP="000B1D7B">
      <w:pPr>
        <w:rPr>
          <w:rFonts w:ascii="Times New Roman" w:hAnsi="Times New Roman" w:cs="Times New Roman"/>
          <w:i/>
          <w:iCs/>
        </w:rPr>
      </w:pPr>
      <w:r w:rsidRPr="002C6A45">
        <w:rPr>
          <w:rFonts w:ascii="Times New Roman" w:hAnsi="Times New Roman" w:cs="Times New Roman"/>
          <w:i/>
          <w:iCs/>
        </w:rPr>
        <w:t xml:space="preserve">                       temp_1=span-degree+1      </w:t>
      </w:r>
    </w:p>
    <w:p w:rsidR="000B1D7B" w:rsidRPr="002C6A45" w:rsidRDefault="000B1D7B" w:rsidP="000B1D7B">
      <w:pPr>
        <w:rPr>
          <w:rFonts w:ascii="Times New Roman" w:hAnsi="Times New Roman" w:cs="Times New Roman"/>
          <w:i/>
          <w:iCs/>
        </w:rPr>
      </w:pPr>
      <w:r w:rsidRPr="002C6A45">
        <w:rPr>
          <w:rFonts w:ascii="Times New Roman" w:hAnsi="Times New Roman" w:cs="Times New Roman"/>
          <w:i/>
          <w:iCs/>
        </w:rPr>
        <w:lastRenderedPageBreak/>
        <w:t xml:space="preserve">                       </w:t>
      </w:r>
      <w:proofErr w:type="gramStart"/>
      <w:r w:rsidRPr="002C6A45">
        <w:rPr>
          <w:rFonts w:ascii="Times New Roman" w:hAnsi="Times New Roman" w:cs="Times New Roman"/>
          <w:i/>
          <w:iCs/>
        </w:rPr>
        <w:t>initialize</w:t>
      </w:r>
      <w:proofErr w:type="gramEnd"/>
      <w:r w:rsidRPr="002C6A45">
        <w:rPr>
          <w:rFonts w:ascii="Times New Roman" w:hAnsi="Times New Roman" w:cs="Times New Roman"/>
          <w:i/>
          <w:iCs/>
        </w:rPr>
        <w:t xml:space="preserve"> </w:t>
      </w:r>
      <w:proofErr w:type="spellStart"/>
      <w:r w:rsidRPr="002C6A45">
        <w:rPr>
          <w:rFonts w:ascii="Times New Roman" w:hAnsi="Times New Roman" w:cs="Times New Roman"/>
          <w:i/>
          <w:iCs/>
        </w:rPr>
        <w:t>val</w:t>
      </w:r>
      <w:proofErr w:type="spellEnd"/>
      <w:r w:rsidRPr="002C6A45">
        <w:rPr>
          <w:rFonts w:ascii="Times New Roman" w:hAnsi="Times New Roman" w:cs="Times New Roman"/>
          <w:i/>
          <w:iCs/>
        </w:rPr>
        <w:t>[r]=0;</w:t>
      </w:r>
    </w:p>
    <w:p w:rsidR="000B1D7B" w:rsidRPr="002C6A45" w:rsidRDefault="000B1D7B" w:rsidP="000B1D7B">
      <w:pPr>
        <w:rPr>
          <w:rFonts w:ascii="Times New Roman" w:hAnsi="Times New Roman" w:cs="Times New Roman"/>
          <w:i/>
          <w:iCs/>
        </w:rPr>
      </w:pPr>
      <w:r w:rsidRPr="002C6A45">
        <w:rPr>
          <w:rFonts w:ascii="Times New Roman" w:hAnsi="Times New Roman" w:cs="Times New Roman"/>
          <w:i/>
          <w:iCs/>
        </w:rPr>
        <w:t xml:space="preserve">                        </w:t>
      </w:r>
      <w:proofErr w:type="gramStart"/>
      <w:r w:rsidRPr="002C6A45">
        <w:rPr>
          <w:rFonts w:ascii="Times New Roman" w:hAnsi="Times New Roman" w:cs="Times New Roman"/>
          <w:i/>
          <w:iCs/>
        </w:rPr>
        <w:t>do{</w:t>
      </w:r>
      <w:proofErr w:type="gramEnd"/>
      <w:r w:rsidRPr="002C6A45">
        <w:rPr>
          <w:rFonts w:ascii="Times New Roman" w:hAnsi="Times New Roman" w:cs="Times New Roman"/>
          <w:i/>
          <w:iCs/>
        </w:rPr>
        <w:t xml:space="preserve"> j=1 to degree</w:t>
      </w:r>
    </w:p>
    <w:p w:rsidR="000B1D7B" w:rsidRPr="002C6A45" w:rsidRDefault="000B1D7B" w:rsidP="000B1D7B">
      <w:pPr>
        <w:autoSpaceDE w:val="0"/>
        <w:autoSpaceDN w:val="0"/>
        <w:adjustRightInd w:val="0"/>
        <w:spacing w:after="0" w:line="240" w:lineRule="auto"/>
        <w:rPr>
          <w:rFonts w:ascii="Times New Roman" w:eastAsiaTheme="minorEastAsia" w:hAnsi="Times New Roman" w:cs="Times New Roman"/>
          <w:i/>
          <w:iCs/>
          <w:lang w:eastAsia="ja-JP" w:bidi="bn-IN"/>
        </w:rPr>
      </w:pPr>
      <w:r w:rsidRPr="002C6A45">
        <w:rPr>
          <w:rFonts w:ascii="Times New Roman" w:hAnsi="Times New Roman" w:cs="Times New Roman"/>
          <w:i/>
          <w:iCs/>
        </w:rPr>
        <w:t xml:space="preserve">                          </w:t>
      </w:r>
      <w:proofErr w:type="gramStart"/>
      <w:r w:rsidRPr="002C6A45">
        <w:rPr>
          <w:rFonts w:ascii="Times New Roman" w:eastAsiaTheme="minorEastAsia" w:hAnsi="Times New Roman" w:cs="Times New Roman"/>
          <w:i/>
          <w:iCs/>
          <w:color w:val="000000"/>
          <w:lang w:eastAsia="ja-JP" w:bidi="bn-IN"/>
        </w:rPr>
        <w:t>value[</w:t>
      </w:r>
      <w:proofErr w:type="gramEnd"/>
      <w:r w:rsidRPr="002C6A45">
        <w:rPr>
          <w:rFonts w:ascii="Times New Roman" w:eastAsiaTheme="minorEastAsia" w:hAnsi="Times New Roman" w:cs="Times New Roman"/>
          <w:i/>
          <w:iCs/>
          <w:color w:val="000000"/>
          <w:lang w:eastAsia="ja-JP" w:bidi="bn-IN"/>
        </w:rPr>
        <w:t>r] = value[r] + N[j+1]*P[row,temp1+j]</w:t>
      </w:r>
    </w:p>
    <w:p w:rsidR="000B1D7B" w:rsidRPr="002C6A45" w:rsidRDefault="000B1D7B" w:rsidP="000B1D7B">
      <w:pPr>
        <w:rPr>
          <w:rFonts w:ascii="Times New Roman" w:hAnsi="Times New Roman" w:cs="Times New Roman"/>
          <w:i/>
          <w:iCs/>
        </w:rPr>
      </w:pPr>
      <w:r w:rsidRPr="002C6A45">
        <w:rPr>
          <w:rFonts w:ascii="Times New Roman" w:hAnsi="Times New Roman" w:cs="Times New Roman"/>
          <w:i/>
          <w:iCs/>
        </w:rPr>
        <w:t xml:space="preserve">                           }    </w:t>
      </w:r>
    </w:p>
    <w:p w:rsidR="000B1D7B" w:rsidRPr="002C6A45" w:rsidRDefault="000B1D7B" w:rsidP="000B1D7B">
      <w:pPr>
        <w:rPr>
          <w:rFonts w:ascii="Times New Roman" w:hAnsi="Times New Roman" w:cs="Times New Roman"/>
          <w:i/>
          <w:iCs/>
        </w:rPr>
      </w:pPr>
      <w:r w:rsidRPr="002C6A45">
        <w:rPr>
          <w:rFonts w:ascii="Times New Roman" w:hAnsi="Times New Roman" w:cs="Times New Roman"/>
          <w:i/>
          <w:iCs/>
        </w:rPr>
        <w:t xml:space="preserve">                   }</w:t>
      </w:r>
    </w:p>
    <w:p w:rsidR="000B1D7B" w:rsidRPr="002C6A45" w:rsidRDefault="000B1D7B" w:rsidP="000B1D7B">
      <w:pPr>
        <w:rPr>
          <w:rFonts w:ascii="Times New Roman" w:hAnsi="Times New Roman" w:cs="Times New Roman"/>
          <w:i/>
          <w:iCs/>
        </w:rPr>
      </w:pPr>
      <w:r w:rsidRPr="002C6A45">
        <w:rPr>
          <w:rFonts w:ascii="Times New Roman" w:hAnsi="Times New Roman" w:cs="Times New Roman"/>
          <w:i/>
          <w:iCs/>
        </w:rPr>
        <w:t xml:space="preserve">             }</w:t>
      </w:r>
    </w:p>
    <w:p w:rsidR="000B1D7B" w:rsidRPr="002C6A45" w:rsidRDefault="000B1D7B" w:rsidP="000B1D7B">
      <w:pPr>
        <w:rPr>
          <w:rFonts w:ascii="Times New Roman" w:hAnsi="Times New Roman" w:cs="Times New Roman"/>
          <w:i/>
          <w:iCs/>
        </w:rPr>
      </w:pPr>
      <w:r w:rsidRPr="002C6A45">
        <w:rPr>
          <w:rFonts w:ascii="Times New Roman" w:hAnsi="Times New Roman" w:cs="Times New Roman"/>
          <w:i/>
          <w:iCs/>
        </w:rPr>
        <w:t xml:space="preserve">   } </w:t>
      </w:r>
      <w:proofErr w:type="gramStart"/>
      <w:r w:rsidRPr="002C6A45">
        <w:rPr>
          <w:rFonts w:ascii="Times New Roman" w:hAnsi="Times New Roman" w:cs="Times New Roman"/>
          <w:i/>
          <w:iCs/>
        </w:rPr>
        <w:t>return(</w:t>
      </w:r>
      <w:proofErr w:type="gramEnd"/>
      <w:r w:rsidRPr="002C6A45">
        <w:rPr>
          <w:rFonts w:ascii="Times New Roman" w:hAnsi="Times New Roman" w:cs="Times New Roman"/>
          <w:i/>
          <w:iCs/>
        </w:rPr>
        <w:t>value)</w:t>
      </w:r>
    </w:p>
    <w:p w:rsidR="00BE72F9" w:rsidRDefault="000B1D7B" w:rsidP="000B1D7B">
      <w:pPr>
        <w:ind w:left="1800" w:hanging="1800"/>
        <w:jc w:val="both"/>
        <w:rPr>
          <w:rFonts w:ascii="Times New Roman" w:hAnsi="Times New Roman" w:cs="Times New Roman"/>
        </w:rPr>
      </w:pPr>
      <w:r>
        <w:rPr>
          <w:rFonts w:ascii="Times New Roman" w:hAnsi="Times New Roman" w:cs="Times New Roman"/>
        </w:rPr>
        <w:t xml:space="preserve">                                </w:t>
      </w:r>
      <w:r w:rsidR="00BE72F9">
        <w:rPr>
          <w:rFonts w:ascii="Times New Roman" w:hAnsi="Times New Roman" w:cs="Times New Roman"/>
        </w:rPr>
        <w:t xml:space="preserve">The above scheme gives us the set of values on the NURBS </w:t>
      </w:r>
      <w:proofErr w:type="spellStart"/>
      <w:r w:rsidR="00BE72F9">
        <w:rPr>
          <w:rFonts w:ascii="Times New Roman" w:hAnsi="Times New Roman" w:cs="Times New Roman"/>
        </w:rPr>
        <w:t>iso</w:t>
      </w:r>
      <w:proofErr w:type="spellEnd"/>
      <w:r w:rsidR="00BE72F9">
        <w:rPr>
          <w:rFonts w:ascii="Times New Roman" w:hAnsi="Times New Roman" w:cs="Times New Roman"/>
        </w:rPr>
        <w:t>-parametric curves which are required to generate the lofted surface</w:t>
      </w:r>
      <w:r w:rsidR="003A586E">
        <w:rPr>
          <w:rFonts w:ascii="Times New Roman" w:hAnsi="Times New Roman" w:cs="Times New Roman"/>
        </w:rPr>
        <w:t>. Figure.14. shows us a flow chart of the entire reconstruction process through NURBS data structure.</w:t>
      </w:r>
    </w:p>
    <w:p w:rsidR="003A586E" w:rsidRDefault="003A586E" w:rsidP="00BE72F9">
      <w:pPr>
        <w:ind w:left="2160" w:hanging="1440"/>
        <w:rPr>
          <w:rFonts w:ascii="Times New Roman" w:hAnsi="Times New Roman" w:cs="Times New Roman"/>
        </w:rPr>
      </w:pPr>
      <w:r>
        <w:rPr>
          <w:rFonts w:ascii="Times New Roman" w:hAnsi="Times New Roman" w:cs="Times New Roman"/>
        </w:rPr>
        <w:t xml:space="preserve">          </w:t>
      </w:r>
    </w:p>
    <w:p w:rsidR="00BE72F9" w:rsidRDefault="00BE72F9" w:rsidP="006650FB">
      <w:pPr>
        <w:ind w:left="1620" w:hanging="1440"/>
        <w:rPr>
          <w:rFonts w:ascii="Times New Roman" w:hAnsi="Times New Roman" w:cs="Times New Roman"/>
        </w:rPr>
      </w:pPr>
    </w:p>
    <w:p w:rsidR="00BE72F9" w:rsidRDefault="00147738" w:rsidP="00143976">
      <w:pPr>
        <w:tabs>
          <w:tab w:val="left" w:pos="2642"/>
        </w:tabs>
        <w:ind w:left="1620" w:hanging="1440"/>
        <w:jc w:val="center"/>
        <w:rPr>
          <w:rFonts w:ascii="Times New Roman" w:hAnsi="Times New Roman" w:cs="Times New Roman"/>
        </w:rPr>
      </w:pPr>
      <w:r w:rsidRPr="00147738">
        <w:rPr>
          <w:rFonts w:ascii="Times New Roman" w:hAnsi="Times New Roman" w:cs="Times New Roman"/>
        </w:rPr>
        <w:drawing>
          <wp:inline distT="0" distB="0" distL="0" distR="0">
            <wp:extent cx="5612130" cy="1956435"/>
            <wp:effectExtent l="19050" t="0" r="7620" b="0"/>
            <wp:docPr id="4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05800" cy="2895600"/>
                      <a:chOff x="685800" y="762000"/>
                      <a:chExt cx="8305800" cy="2895600"/>
                    </a:xfrm>
                  </a:grpSpPr>
                  <a:sp>
                    <a:nvSpPr>
                      <a:cNvPr id="2" name="Rectangle 1"/>
                      <a:cNvSpPr/>
                    </a:nvSpPr>
                    <a:spPr>
                      <a:xfrm>
                        <a:off x="685800" y="1905000"/>
                        <a:ext cx="1676400" cy="8382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TextBox 2"/>
                      <a:cNvSpPr txBox="1"/>
                    </a:nvSpPr>
                    <a:spPr>
                      <a:xfrm>
                        <a:off x="685800" y="1905000"/>
                        <a:ext cx="1600200" cy="7386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latin typeface="Times New Roman" pitchFamily="18" charset="0"/>
                              <a:cs typeface="Times New Roman" pitchFamily="18" charset="0"/>
                            </a:rPr>
                            <a:t>Design </a:t>
                          </a:r>
                          <a:r>
                            <a:rPr lang="en-US" sz="1400" dirty="0" err="1" smtClean="0">
                              <a:latin typeface="Times New Roman" pitchFamily="18" charset="0"/>
                              <a:cs typeface="Times New Roman" pitchFamily="18" charset="0"/>
                            </a:rPr>
                            <a:t>parametres</a:t>
                          </a:r>
                          <a:r>
                            <a:rPr lang="en-US" sz="1400" dirty="0" smtClean="0">
                              <a:latin typeface="Times New Roman" pitchFamily="18" charset="0"/>
                              <a:cs typeface="Times New Roman" pitchFamily="18" charset="0"/>
                            </a:rPr>
                            <a:t>(</a:t>
                          </a:r>
                          <a:r>
                            <a:rPr lang="en-US" sz="1400" dirty="0" err="1" smtClean="0">
                              <a:latin typeface="Times New Roman" pitchFamily="18" charset="0"/>
                              <a:cs typeface="Times New Roman" pitchFamily="18" charset="0"/>
                            </a:rPr>
                            <a:t>u,v</a:t>
                          </a:r>
                          <a:r>
                            <a:rPr lang="en-US" sz="1400" dirty="0" smtClean="0">
                              <a:latin typeface="Times New Roman" pitchFamily="18" charset="0"/>
                              <a:cs typeface="Times New Roman" pitchFamily="18" charset="0"/>
                            </a:rPr>
                            <a:t>) and knots</a:t>
                          </a:r>
                          <a:endParaRPr lang="en-US" sz="1400" dirty="0">
                            <a:latin typeface="Times New Roman" pitchFamily="18" charset="0"/>
                            <a:cs typeface="Times New Roman" pitchFamily="18" charset="0"/>
                          </a:endParaRPr>
                        </a:p>
                      </a:txBody>
                      <a:useSpRect/>
                    </a:txSp>
                  </a:sp>
                  <a:sp>
                    <a:nvSpPr>
                      <a:cNvPr id="4" name="Right Arrow 3"/>
                      <a:cNvSpPr/>
                    </a:nvSpPr>
                    <a:spPr>
                      <a:xfrm>
                        <a:off x="2514600" y="2133600"/>
                        <a:ext cx="228600" cy="3048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2895600" y="1905000"/>
                        <a:ext cx="1524000" cy="8382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TextBox 6"/>
                      <a:cNvSpPr txBox="1"/>
                    </a:nvSpPr>
                    <a:spPr>
                      <a:xfrm>
                        <a:off x="2895600" y="1981200"/>
                        <a:ext cx="1524000" cy="7386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latin typeface="Times New Roman" pitchFamily="18" charset="0"/>
                              <a:cs typeface="Times New Roman" pitchFamily="18" charset="0"/>
                            </a:rPr>
                            <a:t>Build NURBS data structure and storage scheme</a:t>
                          </a:r>
                          <a:endParaRPr lang="en-US" sz="1400" dirty="0">
                            <a:latin typeface="Times New Roman" pitchFamily="18" charset="0"/>
                            <a:cs typeface="Times New Roman" pitchFamily="18" charset="0"/>
                          </a:endParaRPr>
                        </a:p>
                      </a:txBody>
                      <a:useSpRect/>
                    </a:txSp>
                  </a:sp>
                  <a:sp>
                    <a:nvSpPr>
                      <a:cNvPr id="8" name="Right Arrow 7"/>
                      <a:cNvSpPr/>
                    </a:nvSpPr>
                    <a:spPr>
                      <a:xfrm rot="20248237">
                        <a:off x="4572000" y="1646963"/>
                        <a:ext cx="304800" cy="3048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4953000" y="838200"/>
                        <a:ext cx="1524000" cy="8382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TextBox 9"/>
                      <a:cNvSpPr txBox="1"/>
                    </a:nvSpPr>
                    <a:spPr>
                      <a:xfrm>
                        <a:off x="4953000" y="762000"/>
                        <a:ext cx="16764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latin typeface="Times New Roman" pitchFamily="18" charset="0"/>
                              <a:cs typeface="Times New Roman" pitchFamily="18" charset="0"/>
                            </a:rPr>
                            <a:t>For each u and v find the knot span using knot-span subroutine</a:t>
                          </a:r>
                          <a:endParaRPr lang="en-US" sz="1400" dirty="0">
                            <a:latin typeface="Times New Roman" pitchFamily="18" charset="0"/>
                            <a:cs typeface="Times New Roman" pitchFamily="18" charset="0"/>
                          </a:endParaRPr>
                        </a:p>
                      </a:txBody>
                      <a:useSpRect/>
                    </a:txSp>
                  </a:sp>
                  <a:sp>
                    <a:nvSpPr>
                      <a:cNvPr id="12" name="Rectangle 11"/>
                      <a:cNvSpPr/>
                    </a:nvSpPr>
                    <a:spPr>
                      <a:xfrm>
                        <a:off x="7162800" y="1828800"/>
                        <a:ext cx="1828800" cy="12192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ight Arrow 12"/>
                      <a:cNvSpPr/>
                    </a:nvSpPr>
                    <a:spPr>
                      <a:xfrm rot="1901666">
                        <a:off x="4590859" y="2724341"/>
                        <a:ext cx="304800" cy="3048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Rectangle 13"/>
                      <a:cNvSpPr/>
                    </a:nvSpPr>
                    <a:spPr>
                      <a:xfrm>
                        <a:off x="4953000" y="2779693"/>
                        <a:ext cx="1524000" cy="8382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TextBox 14"/>
                      <a:cNvSpPr txBox="1"/>
                    </a:nvSpPr>
                    <a:spPr>
                      <a:xfrm>
                        <a:off x="4953000" y="2703493"/>
                        <a:ext cx="16764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latin typeface="Times New Roman" pitchFamily="18" charset="0"/>
                              <a:cs typeface="Times New Roman" pitchFamily="18" charset="0"/>
                            </a:rPr>
                            <a:t>Evaluate basis functions using basis-function  subroutine</a:t>
                          </a:r>
                          <a:endParaRPr lang="en-US" sz="1400" dirty="0">
                            <a:latin typeface="Times New Roman" pitchFamily="18" charset="0"/>
                            <a:cs typeface="Times New Roman" pitchFamily="18" charset="0"/>
                          </a:endParaRPr>
                        </a:p>
                      </a:txBody>
                      <a:useSpRect/>
                    </a:txSp>
                  </a:sp>
                  <a:sp>
                    <a:nvSpPr>
                      <a:cNvPr id="16" name="Right Arrow 15"/>
                      <a:cNvSpPr/>
                    </a:nvSpPr>
                    <a:spPr>
                      <a:xfrm rot="2321229">
                        <a:off x="6616476" y="1371600"/>
                        <a:ext cx="533400" cy="2286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ight Arrow 17"/>
                      <a:cNvSpPr/>
                    </a:nvSpPr>
                    <a:spPr>
                      <a:xfrm rot="19661298">
                        <a:off x="6609601" y="2639459"/>
                        <a:ext cx="533400" cy="2286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TextBox 19"/>
                      <a:cNvSpPr txBox="1"/>
                    </a:nvSpPr>
                    <a:spPr>
                      <a:xfrm>
                        <a:off x="7162800" y="1828801"/>
                        <a:ext cx="1676400" cy="116955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latin typeface="Times New Roman" pitchFamily="18" charset="0"/>
                              <a:cs typeface="Times New Roman" pitchFamily="18" charset="0"/>
                            </a:rPr>
                            <a:t>Evaluate points on NURBS for each </a:t>
                          </a:r>
                          <a:r>
                            <a:rPr lang="en-US" sz="1400" dirty="0" smtClean="0">
                              <a:latin typeface="Times New Roman" pitchFamily="18" charset="0"/>
                              <a:cs typeface="Times New Roman" pitchFamily="18" charset="0"/>
                            </a:rPr>
                            <a:t>each</a:t>
                          </a:r>
                          <a:r>
                            <a:rPr lang="en-US" sz="1400" dirty="0" smtClean="0">
                              <a:latin typeface="Times New Roman" pitchFamily="18" charset="0"/>
                              <a:cs typeface="Times New Roman" pitchFamily="18" charset="0"/>
                            </a:rPr>
                            <a:t> u and v using curve_evaluation subroutine</a:t>
                          </a:r>
                          <a:endParaRPr lang="en-US" sz="1400" dirty="0">
                            <a:latin typeface="Times New Roman" pitchFamily="18" charset="0"/>
                            <a:cs typeface="Times New Roman" pitchFamily="18" charset="0"/>
                          </a:endParaRPr>
                        </a:p>
                      </a:txBody>
                      <a:useSpRect/>
                    </a:txSp>
                  </a:sp>
                </lc:lockedCanvas>
              </a:graphicData>
            </a:graphic>
          </wp:inline>
        </w:drawing>
      </w:r>
    </w:p>
    <w:p w:rsidR="00BE72F9" w:rsidRDefault="00143976" w:rsidP="00143976">
      <w:pPr>
        <w:ind w:left="1620" w:hanging="1440"/>
        <w:jc w:val="center"/>
        <w:rPr>
          <w:rFonts w:ascii="Times New Roman" w:hAnsi="Times New Roman" w:cs="Times New Roman"/>
        </w:rPr>
      </w:pPr>
      <w:r>
        <w:rPr>
          <w:rFonts w:ascii="Times New Roman" w:hAnsi="Times New Roman" w:cs="Times New Roman"/>
        </w:rPr>
        <w:t>Fig.14.</w:t>
      </w:r>
      <w:r w:rsidR="00147738">
        <w:rPr>
          <w:rFonts w:ascii="Times New Roman" w:hAnsi="Times New Roman" w:cs="Times New Roman"/>
        </w:rPr>
        <w:t>Schematic flowchart for NURBS reconstruction</w:t>
      </w:r>
    </w:p>
    <w:p w:rsidR="00147738" w:rsidRDefault="00147738" w:rsidP="000B1D7B">
      <w:pPr>
        <w:tabs>
          <w:tab w:val="left" w:pos="2160"/>
        </w:tabs>
        <w:ind w:left="2070" w:hanging="1440"/>
        <w:jc w:val="both"/>
        <w:rPr>
          <w:rFonts w:ascii="Times New Roman" w:hAnsi="Times New Roman" w:cs="Times New Roman"/>
        </w:rPr>
      </w:pPr>
      <w:r>
        <w:rPr>
          <w:rFonts w:ascii="Times New Roman" w:hAnsi="Times New Roman" w:cs="Times New Roman"/>
        </w:rPr>
        <w:t xml:space="preserve">                          This brings to the end of the reconstruction algorithm. The rest of the parameters        evaluated for our final algorithm such as the </w:t>
      </w:r>
      <w:proofErr w:type="spellStart"/>
      <w:r>
        <w:rPr>
          <w:rFonts w:ascii="Times New Roman" w:hAnsi="Times New Roman" w:cs="Times New Roman"/>
        </w:rPr>
        <w:t>normals</w:t>
      </w:r>
      <w:proofErr w:type="spellEnd"/>
      <w:r>
        <w:rPr>
          <w:rFonts w:ascii="Times New Roman" w:hAnsi="Times New Roman" w:cs="Times New Roman"/>
        </w:rPr>
        <w:t xml:space="preserve"> and derivatives are evaluated following this reconstruction scheme. Those evaluations although not algorithmically complex, involve a lot of programming lines and for the sake of brevity are avoided in this study. The following section will deal with the results obtained when the droplet surface is reconstructed, perturbed and optimized using the algorithms described in this section.</w:t>
      </w:r>
    </w:p>
    <w:p w:rsidR="000A5079" w:rsidRDefault="000A5079" w:rsidP="000A5079">
      <w:pPr>
        <w:pStyle w:val="ListParagraph"/>
        <w:numPr>
          <w:ilvl w:val="0"/>
          <w:numId w:val="1"/>
        </w:numPr>
        <w:tabs>
          <w:tab w:val="left" w:pos="2160"/>
        </w:tabs>
        <w:rPr>
          <w:rFonts w:ascii="Times New Roman" w:hAnsi="Times New Roman" w:cs="Times New Roman"/>
          <w:b/>
          <w:bCs/>
        </w:rPr>
      </w:pPr>
      <w:r w:rsidRPr="000A5079">
        <w:rPr>
          <w:rFonts w:ascii="Times New Roman" w:hAnsi="Times New Roman" w:cs="Times New Roman"/>
          <w:b/>
          <w:bCs/>
        </w:rPr>
        <w:t>Results and Discussions:</w:t>
      </w:r>
    </w:p>
    <w:p w:rsidR="000A5079" w:rsidRPr="00835987" w:rsidRDefault="000A5079" w:rsidP="000B1D7B">
      <w:pPr>
        <w:pStyle w:val="ListParagraph"/>
        <w:tabs>
          <w:tab w:val="left" w:pos="2160"/>
        </w:tabs>
        <w:jc w:val="both"/>
        <w:rPr>
          <w:rFonts w:ascii="Times New Roman" w:eastAsiaTheme="minorEastAsia" w:hAnsi="Times New Roman" w:cs="Times New Roman"/>
        </w:rPr>
      </w:pPr>
      <w:r>
        <w:rPr>
          <w:rFonts w:ascii="Times New Roman" w:hAnsi="Times New Roman" w:cs="Times New Roman"/>
        </w:rPr>
        <w:t>At the final stage each of these algorithms were implemented to mimic the 3-D droplet’s shape. In general it is assumed to be a hemisphere, hence the X</w:t>
      </w:r>
      <w:proofErr w:type="gramStart"/>
      <w:r>
        <w:rPr>
          <w:rFonts w:ascii="Times New Roman" w:hAnsi="Times New Roman" w:cs="Times New Roman"/>
        </w:rPr>
        <w:t>,Y,Z</w:t>
      </w:r>
      <w:proofErr w:type="gramEnd"/>
      <w:r>
        <w:rPr>
          <w:rFonts w:ascii="Times New Roman" w:hAnsi="Times New Roman" w:cs="Times New Roman"/>
        </w:rPr>
        <w:t xml:space="preserve"> point clouds for the surf</w:t>
      </w:r>
      <w:r w:rsidR="00835987">
        <w:rPr>
          <w:rFonts w:ascii="Times New Roman" w:hAnsi="Times New Roman" w:cs="Times New Roman"/>
        </w:rPr>
        <w:t xml:space="preserve">ace is chosen to be of the form of </w:t>
      </w:r>
      <w:proofErr w:type="spellStart"/>
      <w:r w:rsidR="00835987">
        <w:rPr>
          <w:rFonts w:ascii="Times New Roman" w:hAnsi="Times New Roman" w:cs="Times New Roman"/>
        </w:rPr>
        <w:t>quartic</w:t>
      </w:r>
      <w:proofErr w:type="spellEnd"/>
      <w:r w:rsidR="00835987">
        <w:rPr>
          <w:rFonts w:ascii="Times New Roman" w:hAnsi="Times New Roman" w:cs="Times New Roman"/>
        </w:rPr>
        <w:t xml:space="preserve"> polynomials and is represented as</w:t>
      </w:r>
      <w:r>
        <w:rPr>
          <w:rFonts w:ascii="Times New Roman" w:hAnsi="Times New Roman" w:cs="Times New Roman"/>
        </w:rPr>
        <w:t xml:space="preserve">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u,v</m:t>
            </m:r>
          </m:e>
        </m:d>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2</m:t>
                    </m:r>
                  </m:sup>
                </m:sSup>
              </m:e>
            </m:d>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2</m:t>
                    </m:r>
                  </m:sup>
                </m:sSup>
              </m:e>
            </m:d>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2</m:t>
                    </m:r>
                  </m:sup>
                </m:sSup>
              </m:e>
            </m:d>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2</m:t>
                    </m:r>
                  </m:sup>
                </m:sSup>
              </m:e>
            </m:d>
          </m:den>
        </m:f>
      </m:oMath>
      <w:r w:rsidR="00835987">
        <w:rPr>
          <w:rFonts w:ascii="Times New Roman" w:eastAsiaTheme="minorEastAsia" w:hAnsi="Times New Roman" w:cs="Times New Roman"/>
        </w:rPr>
        <w:t>,</w:t>
      </w:r>
      <m:oMath>
        <m:r>
          <w:rPr>
            <w:rFonts w:ascii="Cambria Math" w:hAnsi="Cambria Math" w:cs="Times New Roman"/>
          </w:rPr>
          <m:t>Y</m:t>
        </m:r>
        <m:d>
          <m:dPr>
            <m:ctrlPr>
              <w:rPr>
                <w:rFonts w:ascii="Cambria Math" w:hAnsi="Cambria Math" w:cs="Times New Roman"/>
                <w:i/>
              </w:rPr>
            </m:ctrlPr>
          </m:dPr>
          <m:e>
            <m:r>
              <w:rPr>
                <w:rFonts w:ascii="Cambria Math" w:hAnsi="Cambria Math" w:cs="Times New Roman"/>
              </w:rPr>
              <m:t>u,v</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2v</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2</m:t>
                    </m:r>
                  </m:sup>
                </m:sSup>
              </m:e>
            </m:d>
          </m:den>
        </m:f>
      </m:oMath>
      <w:r w:rsidR="00835987">
        <w:rPr>
          <w:rFonts w:ascii="Times New Roman" w:eastAsiaTheme="minorEastAsia" w:hAnsi="Times New Roman" w:cs="Times New Roman"/>
        </w:rPr>
        <w:t>,</w:t>
      </w:r>
      <m:oMath>
        <m:r>
          <w:rPr>
            <w:rFonts w:ascii="Cambria Math" w:eastAsiaTheme="minorEastAsia" w:hAnsi="Cambria Math" w:cs="Times New Roman"/>
          </w:rPr>
          <m:t>Z</m:t>
        </m:r>
        <m:d>
          <m:dPr>
            <m:ctrlPr>
              <w:rPr>
                <w:rFonts w:ascii="Cambria Math" w:eastAsiaTheme="minorEastAsia" w:hAnsi="Cambria Math" w:cs="Times New Roman"/>
                <w:i/>
              </w:rPr>
            </m:ctrlPr>
          </m:dPr>
          <m:e>
            <m:r>
              <w:rPr>
                <w:rFonts w:ascii="Cambria Math" w:eastAsiaTheme="minorEastAsia" w:hAnsi="Cambria Math" w:cs="Times New Roman"/>
              </w:rPr>
              <m:t>u,v</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2v</m:t>
            </m:r>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e>
            </m:d>
          </m:num>
          <m:den>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e>
            </m:d>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r>
              <w:rPr>
                <w:rFonts w:ascii="Cambria Math" w:eastAsiaTheme="minorEastAsia" w:hAnsi="Cambria Math" w:cs="Times New Roman"/>
              </w:rPr>
              <m:t>)</m:t>
            </m:r>
          </m:den>
        </m:f>
      </m:oMath>
      <w:r w:rsidR="00835987">
        <w:rPr>
          <w:rFonts w:ascii="Times New Roman" w:eastAsiaTheme="minorEastAsia" w:hAnsi="Times New Roman" w:cs="Times New Roman"/>
        </w:rPr>
        <w:t xml:space="preserve">.Here </w:t>
      </w:r>
      <w:r w:rsidR="00835987">
        <w:rPr>
          <w:rFonts w:ascii="Times New Roman" w:eastAsiaTheme="minorEastAsia" w:hAnsi="Times New Roman" w:cs="Times New Roman"/>
          <w:i/>
          <w:iCs/>
        </w:rPr>
        <w:t xml:space="preserve">u </w:t>
      </w:r>
      <w:r w:rsidR="00835987">
        <w:rPr>
          <w:rFonts w:ascii="Times New Roman" w:eastAsiaTheme="minorEastAsia" w:hAnsi="Times New Roman" w:cs="Times New Roman"/>
        </w:rPr>
        <w:t xml:space="preserve">and </w:t>
      </w:r>
      <w:r w:rsidR="00835987">
        <w:rPr>
          <w:rFonts w:ascii="Times New Roman" w:eastAsiaTheme="minorEastAsia" w:hAnsi="Times New Roman" w:cs="Times New Roman"/>
          <w:i/>
          <w:iCs/>
        </w:rPr>
        <w:t xml:space="preserve">v </w:t>
      </w:r>
      <w:r w:rsidR="00835987">
        <w:rPr>
          <w:rFonts w:ascii="Times New Roman" w:eastAsiaTheme="minorEastAsia" w:hAnsi="Times New Roman" w:cs="Times New Roman"/>
        </w:rPr>
        <w:t xml:space="preserve">are the parameters </w:t>
      </w:r>
      <w:r w:rsidR="00835987">
        <w:rPr>
          <w:rFonts w:ascii="Times New Roman" w:eastAsiaTheme="minorEastAsia" w:hAnsi="Times New Roman" w:cs="Times New Roman"/>
        </w:rPr>
        <w:lastRenderedPageBreak/>
        <w:t xml:space="preserve">along two mutually perpendicular directions along </w:t>
      </w:r>
      <w:r w:rsidR="00835987">
        <w:rPr>
          <w:rFonts w:ascii="Times New Roman" w:eastAsiaTheme="minorEastAsia" w:hAnsi="Times New Roman" w:cs="Times New Roman"/>
          <w:i/>
          <w:iCs/>
        </w:rPr>
        <w:t xml:space="preserve">X </w:t>
      </w:r>
      <w:r w:rsidR="00835987">
        <w:rPr>
          <w:rFonts w:ascii="Times New Roman" w:eastAsiaTheme="minorEastAsia" w:hAnsi="Times New Roman" w:cs="Times New Roman"/>
        </w:rPr>
        <w:t xml:space="preserve">and </w:t>
      </w:r>
      <w:r w:rsidR="00835987">
        <w:rPr>
          <w:rFonts w:ascii="Times New Roman" w:eastAsiaTheme="minorEastAsia" w:hAnsi="Times New Roman" w:cs="Times New Roman"/>
          <w:i/>
          <w:iCs/>
        </w:rPr>
        <w:t>Y</w:t>
      </w:r>
      <w:r w:rsidR="00835987">
        <w:rPr>
          <w:rFonts w:ascii="Times New Roman" w:eastAsiaTheme="minorEastAsia" w:hAnsi="Times New Roman" w:cs="Times New Roman"/>
        </w:rPr>
        <w:t xml:space="preserve">. The droplet shape was then distorted by moving a set of points along their </w:t>
      </w:r>
      <w:proofErr w:type="spellStart"/>
      <w:r w:rsidR="00835987">
        <w:rPr>
          <w:rFonts w:ascii="Times New Roman" w:eastAsiaTheme="minorEastAsia" w:hAnsi="Times New Roman" w:cs="Times New Roman"/>
        </w:rPr>
        <w:t>normals</w:t>
      </w:r>
      <w:proofErr w:type="spellEnd"/>
      <w:r w:rsidR="00835987">
        <w:rPr>
          <w:rFonts w:ascii="Times New Roman" w:eastAsiaTheme="minorEastAsia" w:hAnsi="Times New Roman" w:cs="Times New Roman"/>
        </w:rPr>
        <w:t xml:space="preserve"> and the new unstable shape was passed through the surface optimization algorithm that we had developed in our previous work</w:t>
      </w:r>
      <w:r w:rsidR="00835987">
        <w:rPr>
          <w:rFonts w:ascii="Times New Roman" w:eastAsiaTheme="minorEastAsia" w:hAnsi="Times New Roman" w:cs="Times New Roman"/>
          <w:i/>
          <w:iCs/>
        </w:rPr>
        <w:t>(1)</w:t>
      </w:r>
      <w:r w:rsidR="00835987">
        <w:rPr>
          <w:rFonts w:ascii="Times New Roman" w:eastAsiaTheme="minorEastAsia" w:hAnsi="Times New Roman" w:cs="Times New Roman"/>
        </w:rPr>
        <w:t xml:space="preserve">.various insights were gained in this new approach, and by changing the degree of the NURBS surface, the optimized shape </w:t>
      </w:r>
      <w:proofErr w:type="spellStart"/>
      <w:r w:rsidR="00835987">
        <w:rPr>
          <w:rFonts w:ascii="Times New Roman" w:eastAsiaTheme="minorEastAsia" w:hAnsi="Times New Roman" w:cs="Times New Roman"/>
        </w:rPr>
        <w:t>varied.Figures</w:t>
      </w:r>
      <w:proofErr w:type="spellEnd"/>
      <w:r w:rsidR="00835987">
        <w:rPr>
          <w:rFonts w:ascii="Times New Roman" w:eastAsiaTheme="minorEastAsia" w:hAnsi="Times New Roman" w:cs="Times New Roman"/>
        </w:rPr>
        <w:t xml:space="preserve"> below show, how at each perturbation continuity is maintained and how the perturbed surface’s fairness would drastically change with the change in degree of the curve. </w:t>
      </w:r>
      <w:proofErr w:type="spellStart"/>
      <w:r w:rsidR="00835987">
        <w:rPr>
          <w:rFonts w:ascii="Times New Roman" w:eastAsiaTheme="minorEastAsia" w:hAnsi="Times New Roman" w:cs="Times New Roman"/>
        </w:rPr>
        <w:t>Moreover,the</w:t>
      </w:r>
      <w:proofErr w:type="spellEnd"/>
      <w:r w:rsidR="00835987">
        <w:rPr>
          <w:rFonts w:ascii="Times New Roman" w:eastAsiaTheme="minorEastAsia" w:hAnsi="Times New Roman" w:cs="Times New Roman"/>
        </w:rPr>
        <w:t xml:space="preserve"> direction of the normal for a perturbed lofted surface comes slightly erroneous at each iterative step of the algorithm</w:t>
      </w:r>
      <w:r w:rsidR="00835987">
        <w:rPr>
          <w:rFonts w:ascii="Times New Roman" w:eastAsiaTheme="minorEastAsia" w:hAnsi="Times New Roman" w:cs="Times New Roman"/>
          <w:i/>
          <w:iCs/>
        </w:rPr>
        <w:t xml:space="preserve">(1) </w:t>
      </w:r>
      <w:r w:rsidR="00835987">
        <w:rPr>
          <w:rFonts w:ascii="Times New Roman" w:eastAsiaTheme="minorEastAsia" w:hAnsi="Times New Roman" w:cs="Times New Roman"/>
        </w:rPr>
        <w:t>hence the choice of points having maximum and minimum curvature required for our algorithm also has a certain amount of error. Through a</w:t>
      </w:r>
      <w:r w:rsidR="00D26881">
        <w:rPr>
          <w:rFonts w:ascii="Times New Roman" w:eastAsiaTheme="minorEastAsia" w:hAnsi="Times New Roman" w:cs="Times New Roman"/>
        </w:rPr>
        <w:t>n</w:t>
      </w:r>
      <w:r w:rsidR="00835987">
        <w:rPr>
          <w:rFonts w:ascii="Times New Roman" w:eastAsiaTheme="minorEastAsia" w:hAnsi="Times New Roman" w:cs="Times New Roman"/>
        </w:rPr>
        <w:t xml:space="preserve"> accumulation of such errors</w:t>
      </w:r>
      <w:r w:rsidR="00D26881">
        <w:rPr>
          <w:rFonts w:ascii="Times New Roman" w:eastAsiaTheme="minorEastAsia" w:hAnsi="Times New Roman" w:cs="Times New Roman"/>
        </w:rPr>
        <w:t xml:space="preserve">, the kind of shapes that we were hoping to have has not yet been achieved. </w:t>
      </w:r>
    </w:p>
    <w:p w:rsidR="00835987" w:rsidRDefault="00F3596C" w:rsidP="000A5079">
      <w:pPr>
        <w:pStyle w:val="ListParagraph"/>
        <w:tabs>
          <w:tab w:val="left" w:pos="2160"/>
        </w:tabs>
        <w:rPr>
          <w:rFonts w:ascii="Times New Roman" w:eastAsiaTheme="minorEastAsia" w:hAnsi="Times New Roman" w:cs="Times New Roman"/>
        </w:rPr>
      </w:pPr>
      <w:r>
        <w:rPr>
          <w:rFonts w:ascii="Times New Roman" w:eastAsiaTheme="minorEastAsia" w:hAnsi="Times New Roman" w:cs="Times New Roman"/>
          <w:noProof/>
          <w:lang w:eastAsia="ja-JP" w:bidi="bn-IN"/>
        </w:rPr>
        <w:drawing>
          <wp:inline distT="0" distB="0" distL="0" distR="0">
            <wp:extent cx="2295741" cy="1418768"/>
            <wp:effectExtent l="19050" t="0" r="9309" b="0"/>
            <wp:docPr id="58" name="Picture 56" descr="pic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tif"/>
                    <pic:cNvPicPr/>
                  </pic:nvPicPr>
                  <pic:blipFill>
                    <a:blip r:embed="rId28" cstate="print"/>
                    <a:stretch>
                      <a:fillRect/>
                    </a:stretch>
                  </pic:blipFill>
                  <pic:spPr>
                    <a:xfrm>
                      <a:off x="0" y="0"/>
                      <a:ext cx="2297000" cy="1419546"/>
                    </a:xfrm>
                    <a:prstGeom prst="rect">
                      <a:avLst/>
                    </a:prstGeom>
                  </pic:spPr>
                </pic:pic>
              </a:graphicData>
            </a:graphic>
          </wp:inline>
        </w:drawing>
      </w:r>
      <w:r w:rsidR="00D26881">
        <w:rPr>
          <w:rFonts w:ascii="Times New Roman" w:eastAsiaTheme="minorEastAsia" w:hAnsi="Times New Roman" w:cs="Times New Roman"/>
          <w:noProof/>
          <w:lang w:eastAsia="ja-JP" w:bidi="bn-IN"/>
        </w:rPr>
        <w:drawing>
          <wp:inline distT="0" distB="0" distL="0" distR="0">
            <wp:extent cx="2299322" cy="1250831"/>
            <wp:effectExtent l="19050" t="0" r="5728" b="0"/>
            <wp:docPr id="55" name="Picture 54" descr="pic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tif"/>
                    <pic:cNvPicPr/>
                  </pic:nvPicPr>
                  <pic:blipFill>
                    <a:blip r:embed="rId29" cstate="print"/>
                    <a:stretch>
                      <a:fillRect/>
                    </a:stretch>
                  </pic:blipFill>
                  <pic:spPr>
                    <a:xfrm>
                      <a:off x="0" y="0"/>
                      <a:ext cx="2301876" cy="1252221"/>
                    </a:xfrm>
                    <a:prstGeom prst="rect">
                      <a:avLst/>
                    </a:prstGeom>
                  </pic:spPr>
                </pic:pic>
              </a:graphicData>
            </a:graphic>
          </wp:inline>
        </w:drawing>
      </w:r>
      <w:r w:rsidR="00D26881">
        <w:rPr>
          <w:rFonts w:ascii="Times New Roman" w:eastAsiaTheme="minorEastAsia" w:hAnsi="Times New Roman" w:cs="Times New Roman"/>
        </w:rPr>
        <w:t xml:space="preserve">              </w:t>
      </w:r>
      <w:r>
        <w:rPr>
          <w:rFonts w:ascii="Times New Roman" w:eastAsiaTheme="minorEastAsia" w:hAnsi="Times New Roman" w:cs="Times New Roman"/>
        </w:rPr>
        <w:t xml:space="preserve">                            </w:t>
      </w:r>
    </w:p>
    <w:p w:rsidR="00D26881" w:rsidRPr="00835987" w:rsidRDefault="00D26881" w:rsidP="000A5079">
      <w:pPr>
        <w:pStyle w:val="ListParagraph"/>
        <w:tabs>
          <w:tab w:val="left" w:pos="2160"/>
        </w:tabs>
        <w:rPr>
          <w:rFonts w:ascii="Times New Roman" w:eastAsiaTheme="minorEastAsia" w:hAnsi="Times New Roman" w:cs="Times New Roman"/>
        </w:rPr>
      </w:pPr>
    </w:p>
    <w:p w:rsidR="00835987" w:rsidRDefault="00F3596C" w:rsidP="00F3596C">
      <w:pPr>
        <w:pStyle w:val="ListParagraph"/>
        <w:tabs>
          <w:tab w:val="left" w:pos="2160"/>
          <w:tab w:val="left" w:pos="2700"/>
        </w:tabs>
        <w:jc w:val="center"/>
        <w:rPr>
          <w:rFonts w:ascii="Times New Roman" w:eastAsiaTheme="minorEastAsia" w:hAnsi="Times New Roman" w:cs="Times New Roman"/>
        </w:rPr>
      </w:pPr>
      <w:r>
        <w:rPr>
          <w:rFonts w:ascii="Times New Roman" w:eastAsiaTheme="minorEastAsia" w:hAnsi="Times New Roman" w:cs="Times New Roman"/>
        </w:rPr>
        <w:t xml:space="preserve">Fig.15.100 X100 point control grid with 99 as degree. Smooth perturbed </w:t>
      </w:r>
      <w:proofErr w:type="spellStart"/>
      <w:r>
        <w:rPr>
          <w:rFonts w:ascii="Times New Roman" w:eastAsiaTheme="minorEastAsia" w:hAnsi="Times New Roman" w:cs="Times New Roman"/>
        </w:rPr>
        <w:t>surface.Continuity</w:t>
      </w:r>
      <w:proofErr w:type="spellEnd"/>
      <w:r>
        <w:rPr>
          <w:rFonts w:ascii="Times New Roman" w:eastAsiaTheme="minorEastAsia" w:hAnsi="Times New Roman" w:cs="Times New Roman"/>
        </w:rPr>
        <w:t xml:space="preserve"> maintained at each point location.</w:t>
      </w:r>
    </w:p>
    <w:p w:rsidR="00F3596C" w:rsidRDefault="00F3596C" w:rsidP="00F3596C">
      <w:pPr>
        <w:pStyle w:val="ListParagraph"/>
        <w:tabs>
          <w:tab w:val="left" w:pos="2160"/>
          <w:tab w:val="left" w:pos="2700"/>
        </w:tabs>
        <w:rPr>
          <w:rFonts w:ascii="Times New Roman" w:eastAsiaTheme="minorEastAsia" w:hAnsi="Times New Roman" w:cs="Times New Roman"/>
        </w:rPr>
      </w:pPr>
      <w:r>
        <w:rPr>
          <w:rFonts w:ascii="Times New Roman" w:eastAsiaTheme="minorEastAsia" w:hAnsi="Times New Roman" w:cs="Times New Roman"/>
          <w:noProof/>
          <w:lang w:eastAsia="ja-JP" w:bidi="bn-IN"/>
        </w:rPr>
        <w:drawing>
          <wp:inline distT="0" distB="0" distL="0" distR="0">
            <wp:extent cx="2733675" cy="2219325"/>
            <wp:effectExtent l="19050" t="0" r="9525" b="0"/>
            <wp:docPr id="320" name="Picture 59" descr="pic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tif"/>
                    <pic:cNvPicPr/>
                  </pic:nvPicPr>
                  <pic:blipFill>
                    <a:blip r:embed="rId30" cstate="print"/>
                    <a:stretch>
                      <a:fillRect/>
                    </a:stretch>
                  </pic:blipFill>
                  <pic:spPr>
                    <a:xfrm>
                      <a:off x="0" y="0"/>
                      <a:ext cx="2733675" cy="2219325"/>
                    </a:xfrm>
                    <a:prstGeom prst="rect">
                      <a:avLst/>
                    </a:prstGeom>
                  </pic:spPr>
                </pic:pic>
              </a:graphicData>
            </a:graphic>
          </wp:inline>
        </w:drawing>
      </w:r>
      <w:r>
        <w:rPr>
          <w:rFonts w:ascii="Times New Roman" w:eastAsiaTheme="minorEastAsia" w:hAnsi="Times New Roman" w:cs="Times New Roman"/>
        </w:rPr>
        <w:t xml:space="preserve">                    </w:t>
      </w:r>
      <w:r>
        <w:rPr>
          <w:rFonts w:ascii="Times New Roman" w:eastAsiaTheme="minorEastAsia" w:hAnsi="Times New Roman" w:cs="Times New Roman"/>
          <w:noProof/>
          <w:lang w:eastAsia="ja-JP" w:bidi="bn-IN"/>
        </w:rPr>
        <w:drawing>
          <wp:inline distT="0" distB="0" distL="0" distR="0">
            <wp:extent cx="1904641" cy="1629095"/>
            <wp:effectExtent l="19050" t="0" r="359" b="0"/>
            <wp:docPr id="322" name="Picture 61" descr="pic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tif"/>
                    <pic:cNvPicPr/>
                  </pic:nvPicPr>
                  <pic:blipFill>
                    <a:blip r:embed="rId31" cstate="print"/>
                    <a:stretch>
                      <a:fillRect/>
                    </a:stretch>
                  </pic:blipFill>
                  <pic:spPr>
                    <a:xfrm>
                      <a:off x="0" y="0"/>
                      <a:ext cx="1904641" cy="1629095"/>
                    </a:xfrm>
                    <a:prstGeom prst="rect">
                      <a:avLst/>
                    </a:prstGeom>
                  </pic:spPr>
                </pic:pic>
              </a:graphicData>
            </a:graphic>
          </wp:inline>
        </w:drawing>
      </w:r>
      <w:r>
        <w:rPr>
          <w:rFonts w:ascii="Times New Roman" w:eastAsiaTheme="minorEastAsia" w:hAnsi="Times New Roman" w:cs="Times New Roman"/>
        </w:rPr>
        <w:t xml:space="preserve">           </w:t>
      </w:r>
    </w:p>
    <w:p w:rsidR="00F3596C" w:rsidRDefault="00F3596C" w:rsidP="00F3596C">
      <w:pPr>
        <w:pStyle w:val="ListParagraph"/>
        <w:tabs>
          <w:tab w:val="left" w:pos="2160"/>
          <w:tab w:val="left" w:pos="2700"/>
        </w:tabs>
        <w:rPr>
          <w:rFonts w:ascii="Times New Roman" w:eastAsiaTheme="minorEastAsia" w:hAnsi="Times New Roman" w:cs="Times New Roman"/>
        </w:rPr>
      </w:pPr>
      <w:r>
        <w:rPr>
          <w:rFonts w:ascii="Times New Roman" w:eastAsiaTheme="minorEastAsia" w:hAnsi="Times New Roman" w:cs="Times New Roman"/>
        </w:rPr>
        <w:t>Fig.16.Same control grid with same perturbation,                 Fig17.degree 4, different perturbation</w:t>
      </w:r>
    </w:p>
    <w:p w:rsidR="00F3596C" w:rsidRDefault="00F3596C" w:rsidP="00F3596C">
      <w:pPr>
        <w:pStyle w:val="ListParagraph"/>
        <w:tabs>
          <w:tab w:val="left" w:pos="2160"/>
          <w:tab w:val="left" w:pos="2700"/>
        </w:tabs>
        <w:rPr>
          <w:rFonts w:ascii="Times New Roman" w:eastAsiaTheme="minorEastAsia" w:hAnsi="Times New Roman" w:cs="Times New Roman"/>
        </w:rPr>
      </w:pPr>
      <w:proofErr w:type="gramStart"/>
      <w:r>
        <w:rPr>
          <w:rFonts w:ascii="Times New Roman" w:eastAsiaTheme="minorEastAsia" w:hAnsi="Times New Roman" w:cs="Times New Roman"/>
        </w:rPr>
        <w:t>degree</w:t>
      </w:r>
      <w:proofErr w:type="gramEnd"/>
      <w:r>
        <w:rPr>
          <w:rFonts w:ascii="Times New Roman" w:eastAsiaTheme="minorEastAsia" w:hAnsi="Times New Roman" w:cs="Times New Roman"/>
        </w:rPr>
        <w:t xml:space="preserve"> is kept at 4.</w:t>
      </w:r>
      <w:r w:rsidRPr="00F3596C">
        <w:rPr>
          <w:rFonts w:ascii="Times New Roman" w:eastAsiaTheme="minorEastAsia" w:hAnsi="Times New Roman" w:cs="Times New Roman"/>
        </w:rPr>
        <w:t xml:space="preserve">Fairness of the surfaces reduces. </w:t>
      </w:r>
    </w:p>
    <w:p w:rsidR="00F3596C" w:rsidRPr="00F3596C" w:rsidRDefault="00F3596C" w:rsidP="00F3596C">
      <w:pPr>
        <w:pStyle w:val="ListParagraph"/>
        <w:tabs>
          <w:tab w:val="left" w:pos="2160"/>
          <w:tab w:val="left" w:pos="2700"/>
        </w:tabs>
        <w:rPr>
          <w:rFonts w:ascii="Times New Roman" w:eastAsiaTheme="minorEastAsia" w:hAnsi="Times New Roman" w:cs="Times New Roman"/>
        </w:rPr>
      </w:pPr>
      <w:r w:rsidRPr="00F3596C">
        <w:rPr>
          <w:rFonts w:ascii="Times New Roman" w:eastAsiaTheme="minorEastAsia" w:hAnsi="Times New Roman" w:cs="Times New Roman"/>
        </w:rPr>
        <w:t xml:space="preserve">Errors for </w:t>
      </w:r>
      <w:proofErr w:type="spellStart"/>
      <w:r w:rsidRPr="00F3596C">
        <w:rPr>
          <w:rFonts w:ascii="Times New Roman" w:eastAsiaTheme="minorEastAsia" w:hAnsi="Times New Roman" w:cs="Times New Roman"/>
        </w:rPr>
        <w:t>normals</w:t>
      </w:r>
      <w:proofErr w:type="spellEnd"/>
      <w:r w:rsidRPr="00F3596C">
        <w:rPr>
          <w:rFonts w:ascii="Times New Roman" w:eastAsiaTheme="minorEastAsia" w:hAnsi="Times New Roman" w:cs="Times New Roman"/>
        </w:rPr>
        <w:t xml:space="preserve"> </w:t>
      </w:r>
      <w:proofErr w:type="gramStart"/>
      <w:r w:rsidRPr="00F3596C">
        <w:rPr>
          <w:rFonts w:ascii="Times New Roman" w:eastAsiaTheme="minorEastAsia" w:hAnsi="Times New Roman" w:cs="Times New Roman"/>
        </w:rPr>
        <w:t>and  curvature</w:t>
      </w:r>
      <w:proofErr w:type="gramEnd"/>
      <w:r w:rsidRPr="00F3596C">
        <w:rPr>
          <w:rFonts w:ascii="Times New Roman" w:eastAsiaTheme="minorEastAsia" w:hAnsi="Times New Roman" w:cs="Times New Roman"/>
        </w:rPr>
        <w:t xml:space="preserve"> </w:t>
      </w:r>
    </w:p>
    <w:p w:rsidR="00F3596C" w:rsidRDefault="00F3596C" w:rsidP="00F3596C">
      <w:pPr>
        <w:pStyle w:val="ListParagraph"/>
        <w:tabs>
          <w:tab w:val="left" w:pos="7118"/>
        </w:tabs>
        <w:rPr>
          <w:rFonts w:ascii="Times New Roman" w:eastAsiaTheme="minorEastAsia" w:hAnsi="Times New Roman" w:cs="Times New Roman"/>
        </w:rPr>
      </w:pPr>
      <w:proofErr w:type="gramStart"/>
      <w:r>
        <w:rPr>
          <w:rFonts w:ascii="Times New Roman" w:eastAsiaTheme="minorEastAsia" w:hAnsi="Times New Roman" w:cs="Times New Roman"/>
        </w:rPr>
        <w:t>increases</w:t>
      </w:r>
      <w:proofErr w:type="gramEnd"/>
      <w:r>
        <w:rPr>
          <w:rFonts w:ascii="Times New Roman" w:eastAsiaTheme="minorEastAsia" w:hAnsi="Times New Roman" w:cs="Times New Roman"/>
        </w:rPr>
        <w:t>.</w:t>
      </w:r>
      <w:r>
        <w:rPr>
          <w:rFonts w:ascii="Times New Roman" w:eastAsiaTheme="minorEastAsia" w:hAnsi="Times New Roman" w:cs="Times New Roman"/>
        </w:rPr>
        <w:tab/>
      </w:r>
    </w:p>
    <w:p w:rsidR="00F3596C" w:rsidRDefault="00F3596C" w:rsidP="00F3596C">
      <w:pPr>
        <w:pStyle w:val="ListParagraph"/>
        <w:tabs>
          <w:tab w:val="left" w:pos="7118"/>
        </w:tabs>
        <w:rPr>
          <w:rFonts w:ascii="Times New Roman" w:eastAsiaTheme="minorEastAsia" w:hAnsi="Times New Roman" w:cs="Times New Roman"/>
        </w:rPr>
      </w:pPr>
    </w:p>
    <w:p w:rsidR="00F3596C" w:rsidRDefault="00F3596C" w:rsidP="00F3596C">
      <w:pPr>
        <w:pStyle w:val="ListParagraph"/>
        <w:tabs>
          <w:tab w:val="left" w:pos="7118"/>
        </w:tabs>
        <w:rPr>
          <w:rFonts w:ascii="Times New Roman" w:eastAsiaTheme="minorEastAsia" w:hAnsi="Times New Roman" w:cs="Times New Roman"/>
        </w:rPr>
      </w:pPr>
    </w:p>
    <w:p w:rsidR="00F3596C" w:rsidRDefault="00F3596C" w:rsidP="007A623B">
      <w:pPr>
        <w:pStyle w:val="ListParagraph"/>
        <w:tabs>
          <w:tab w:val="left" w:pos="7118"/>
        </w:tabs>
        <w:jc w:val="center"/>
        <w:rPr>
          <w:rFonts w:ascii="Times New Roman" w:eastAsiaTheme="minorEastAsia" w:hAnsi="Times New Roman" w:cs="Times New Roman"/>
        </w:rPr>
      </w:pPr>
      <w:r>
        <w:rPr>
          <w:rFonts w:ascii="Times New Roman" w:eastAsiaTheme="minorEastAsia" w:hAnsi="Times New Roman" w:cs="Times New Roman"/>
          <w:noProof/>
          <w:lang w:eastAsia="ja-JP" w:bidi="bn-IN"/>
        </w:rPr>
        <w:lastRenderedPageBreak/>
        <w:drawing>
          <wp:inline distT="0" distB="0" distL="0" distR="0">
            <wp:extent cx="3876720" cy="2283372"/>
            <wp:effectExtent l="19050" t="0" r="9480" b="0"/>
            <wp:docPr id="324" name="Picture 323" descr="pic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5.tif"/>
                    <pic:cNvPicPr/>
                  </pic:nvPicPr>
                  <pic:blipFill>
                    <a:blip r:embed="rId32" cstate="print"/>
                    <a:stretch>
                      <a:fillRect/>
                    </a:stretch>
                  </pic:blipFill>
                  <pic:spPr>
                    <a:xfrm>
                      <a:off x="0" y="0"/>
                      <a:ext cx="3877892" cy="2284063"/>
                    </a:xfrm>
                    <a:prstGeom prst="rect">
                      <a:avLst/>
                    </a:prstGeom>
                  </pic:spPr>
                </pic:pic>
              </a:graphicData>
            </a:graphic>
          </wp:inline>
        </w:drawing>
      </w:r>
    </w:p>
    <w:p w:rsidR="007A623B" w:rsidRDefault="007A623B" w:rsidP="007A623B">
      <w:pPr>
        <w:pStyle w:val="ListParagraph"/>
        <w:tabs>
          <w:tab w:val="left" w:pos="7118"/>
        </w:tabs>
        <w:jc w:val="center"/>
        <w:rPr>
          <w:rFonts w:ascii="Times New Roman" w:eastAsiaTheme="minorEastAsia" w:hAnsi="Times New Roman" w:cs="Times New Roman"/>
        </w:rPr>
      </w:pPr>
      <w:r>
        <w:rPr>
          <w:rFonts w:ascii="Times New Roman" w:eastAsiaTheme="minorEastAsia" w:hAnsi="Times New Roman" w:cs="Times New Roman"/>
        </w:rPr>
        <w:t>Fig.18.Equilibrium shape obtained for degree 99 after implementing optimization algorithms.</w:t>
      </w:r>
    </w:p>
    <w:p w:rsidR="007A623B" w:rsidRDefault="007A623B" w:rsidP="007A623B">
      <w:pPr>
        <w:pStyle w:val="ListParagraph"/>
        <w:tabs>
          <w:tab w:val="left" w:pos="7118"/>
        </w:tabs>
        <w:jc w:val="center"/>
        <w:rPr>
          <w:rFonts w:ascii="Times New Roman" w:eastAsiaTheme="minorEastAsia" w:hAnsi="Times New Roman" w:cs="Times New Roman"/>
        </w:rPr>
      </w:pPr>
      <w:r>
        <w:rPr>
          <w:rFonts w:ascii="Times New Roman" w:eastAsiaTheme="minorEastAsia" w:hAnsi="Times New Roman" w:cs="Times New Roman"/>
        </w:rPr>
        <w:t>Unnatural curvatures near the contact line.</w:t>
      </w:r>
    </w:p>
    <w:p w:rsidR="007A623B" w:rsidRDefault="007A623B" w:rsidP="007A623B">
      <w:pPr>
        <w:pStyle w:val="ListParagraph"/>
        <w:tabs>
          <w:tab w:val="left" w:pos="7118"/>
        </w:tabs>
        <w:jc w:val="center"/>
        <w:rPr>
          <w:rFonts w:ascii="Times New Roman" w:eastAsiaTheme="minorEastAsia" w:hAnsi="Times New Roman" w:cs="Times New Roman"/>
        </w:rPr>
      </w:pPr>
    </w:p>
    <w:p w:rsidR="007A623B" w:rsidRDefault="007A623B" w:rsidP="007A623B">
      <w:pPr>
        <w:pStyle w:val="ListParagraph"/>
        <w:tabs>
          <w:tab w:val="left" w:pos="7118"/>
        </w:tabs>
        <w:jc w:val="center"/>
        <w:rPr>
          <w:rFonts w:ascii="Times New Roman" w:eastAsiaTheme="minorEastAsia" w:hAnsi="Times New Roman" w:cs="Times New Roman"/>
        </w:rPr>
      </w:pPr>
      <w:r>
        <w:rPr>
          <w:rFonts w:ascii="Times New Roman" w:eastAsiaTheme="minorEastAsia" w:hAnsi="Times New Roman" w:cs="Times New Roman"/>
          <w:noProof/>
          <w:lang w:eastAsia="ja-JP" w:bidi="bn-IN"/>
        </w:rPr>
        <w:drawing>
          <wp:inline distT="0" distB="0" distL="0" distR="0">
            <wp:extent cx="4190972" cy="2070340"/>
            <wp:effectExtent l="19050" t="0" r="28" b="0"/>
            <wp:docPr id="325" name="Picture 324" descr="pic 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7.tif"/>
                    <pic:cNvPicPr/>
                  </pic:nvPicPr>
                  <pic:blipFill>
                    <a:blip r:embed="rId33" cstate="print"/>
                    <a:stretch>
                      <a:fillRect/>
                    </a:stretch>
                  </pic:blipFill>
                  <pic:spPr>
                    <a:xfrm>
                      <a:off x="0" y="0"/>
                      <a:ext cx="4193187" cy="2071434"/>
                    </a:xfrm>
                    <a:prstGeom prst="rect">
                      <a:avLst/>
                    </a:prstGeom>
                  </pic:spPr>
                </pic:pic>
              </a:graphicData>
            </a:graphic>
          </wp:inline>
        </w:drawing>
      </w:r>
    </w:p>
    <w:p w:rsidR="007A623B" w:rsidRDefault="007A623B" w:rsidP="007A623B">
      <w:pPr>
        <w:pStyle w:val="ListParagraph"/>
        <w:tabs>
          <w:tab w:val="left" w:pos="7118"/>
        </w:tabs>
        <w:jc w:val="center"/>
        <w:rPr>
          <w:rFonts w:ascii="Times New Roman" w:eastAsiaTheme="minorEastAsia" w:hAnsi="Times New Roman" w:cs="Times New Roman"/>
        </w:rPr>
      </w:pPr>
      <w:r>
        <w:rPr>
          <w:rFonts w:ascii="Times New Roman" w:eastAsiaTheme="minorEastAsia" w:hAnsi="Times New Roman" w:cs="Times New Roman"/>
        </w:rPr>
        <w:t>Fig.19.Equilibrium shape obtained for degree 4</w:t>
      </w:r>
      <w:proofErr w:type="gramStart"/>
      <w:r>
        <w:rPr>
          <w:rFonts w:ascii="Times New Roman" w:eastAsiaTheme="minorEastAsia" w:hAnsi="Times New Roman" w:cs="Times New Roman"/>
        </w:rPr>
        <w:t>,large</w:t>
      </w:r>
      <w:proofErr w:type="gramEnd"/>
      <w:r>
        <w:rPr>
          <w:rFonts w:ascii="Times New Roman" w:eastAsiaTheme="minorEastAsia" w:hAnsi="Times New Roman" w:cs="Times New Roman"/>
        </w:rPr>
        <w:t xml:space="preserve"> distortions in volume resulting in high deviations from circular shape.</w:t>
      </w:r>
    </w:p>
    <w:p w:rsidR="007A623B" w:rsidRDefault="000A3539" w:rsidP="000A3539">
      <w:pPr>
        <w:pStyle w:val="ListParagraph"/>
        <w:tabs>
          <w:tab w:val="left" w:pos="7118"/>
        </w:tabs>
        <w:jc w:val="center"/>
        <w:rPr>
          <w:rFonts w:ascii="Times New Roman" w:eastAsiaTheme="minorEastAsia" w:hAnsi="Times New Roman" w:cs="Times New Roman"/>
        </w:rPr>
      </w:pPr>
      <w:r>
        <w:rPr>
          <w:rFonts w:ascii="Times New Roman" w:eastAsiaTheme="minorEastAsia" w:hAnsi="Times New Roman" w:cs="Times New Roman"/>
          <w:noProof/>
          <w:lang w:eastAsia="ja-JP" w:bidi="bn-IN"/>
        </w:rPr>
        <w:drawing>
          <wp:inline distT="0" distB="0" distL="0" distR="0">
            <wp:extent cx="3114675" cy="2076450"/>
            <wp:effectExtent l="19050" t="0" r="9525" b="0"/>
            <wp:docPr id="326" name="Picture 325" descr="pic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6.tif"/>
                    <pic:cNvPicPr/>
                  </pic:nvPicPr>
                  <pic:blipFill>
                    <a:blip r:embed="rId34" cstate="print"/>
                    <a:stretch>
                      <a:fillRect/>
                    </a:stretch>
                  </pic:blipFill>
                  <pic:spPr>
                    <a:xfrm>
                      <a:off x="0" y="0"/>
                      <a:ext cx="3114675" cy="2076450"/>
                    </a:xfrm>
                    <a:prstGeom prst="rect">
                      <a:avLst/>
                    </a:prstGeom>
                  </pic:spPr>
                </pic:pic>
              </a:graphicData>
            </a:graphic>
          </wp:inline>
        </w:drawing>
      </w:r>
    </w:p>
    <w:p w:rsidR="000A3539" w:rsidRDefault="000A3539" w:rsidP="000A3539">
      <w:pPr>
        <w:pStyle w:val="ListParagraph"/>
        <w:tabs>
          <w:tab w:val="left" w:pos="7118"/>
        </w:tabs>
        <w:jc w:val="center"/>
        <w:rPr>
          <w:rFonts w:ascii="Times New Roman" w:eastAsiaTheme="minorEastAsia" w:hAnsi="Times New Roman" w:cs="Times New Roman"/>
        </w:rPr>
      </w:pPr>
      <w:r>
        <w:rPr>
          <w:rFonts w:ascii="Times New Roman" w:eastAsiaTheme="minorEastAsia" w:hAnsi="Times New Roman" w:cs="Times New Roman"/>
        </w:rPr>
        <w:t xml:space="preserve">Fig.20.Two slices of the equilibrium shape obtained for </w:t>
      </w:r>
      <w:proofErr w:type="gramStart"/>
      <w:r>
        <w:rPr>
          <w:rFonts w:ascii="Times New Roman" w:eastAsiaTheme="minorEastAsia" w:hAnsi="Times New Roman" w:cs="Times New Roman"/>
        </w:rPr>
        <w:t>figure18 ,showing</w:t>
      </w:r>
      <w:proofErr w:type="gramEnd"/>
    </w:p>
    <w:p w:rsidR="004E5E50" w:rsidRDefault="004E5E50" w:rsidP="004E5E50">
      <w:pPr>
        <w:pStyle w:val="ListParagraph"/>
        <w:tabs>
          <w:tab w:val="left" w:pos="7118"/>
        </w:tabs>
        <w:jc w:val="both"/>
        <w:rPr>
          <w:rFonts w:ascii="Times New Roman" w:eastAsiaTheme="minorEastAsia" w:hAnsi="Times New Roman" w:cs="Times New Roman"/>
        </w:rPr>
      </w:pPr>
    </w:p>
    <w:p w:rsidR="004E5E50" w:rsidRDefault="004E5E50" w:rsidP="004E5E50">
      <w:pPr>
        <w:pStyle w:val="ListParagraph"/>
        <w:tabs>
          <w:tab w:val="left" w:pos="7118"/>
        </w:tabs>
        <w:jc w:val="both"/>
        <w:rPr>
          <w:rFonts w:ascii="Times New Roman" w:eastAsiaTheme="minorEastAsia" w:hAnsi="Times New Roman" w:cs="Times New Roman"/>
        </w:rPr>
      </w:pPr>
    </w:p>
    <w:p w:rsidR="000A3539" w:rsidRDefault="000A3539" w:rsidP="004E5E50">
      <w:pPr>
        <w:pStyle w:val="ListParagraph"/>
        <w:tabs>
          <w:tab w:val="left" w:pos="7118"/>
        </w:tabs>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Large fluctuations of curvature and </w:t>
      </w:r>
      <w:proofErr w:type="spellStart"/>
      <w:r>
        <w:rPr>
          <w:rFonts w:ascii="Times New Roman" w:eastAsiaTheme="minorEastAsia" w:hAnsi="Times New Roman" w:cs="Times New Roman"/>
        </w:rPr>
        <w:t>normals</w:t>
      </w:r>
      <w:proofErr w:type="spellEnd"/>
      <w:r>
        <w:rPr>
          <w:rFonts w:ascii="Times New Roman" w:eastAsiaTheme="minorEastAsia" w:hAnsi="Times New Roman" w:cs="Times New Roman"/>
        </w:rPr>
        <w:t xml:space="preserve"> near the </w:t>
      </w:r>
      <w:proofErr w:type="spellStart"/>
      <w:r>
        <w:rPr>
          <w:rFonts w:ascii="Times New Roman" w:eastAsiaTheme="minorEastAsia" w:hAnsi="Times New Roman" w:cs="Times New Roman"/>
        </w:rPr>
        <w:t>base</w:t>
      </w:r>
      <w:proofErr w:type="gramStart"/>
      <w:r>
        <w:rPr>
          <w:rFonts w:ascii="Times New Roman" w:eastAsiaTheme="minorEastAsia" w:hAnsi="Times New Roman" w:cs="Times New Roman"/>
        </w:rPr>
        <w:t>,with</w:t>
      </w:r>
      <w:proofErr w:type="spellEnd"/>
      <w:proofErr w:type="gramEnd"/>
      <w:r>
        <w:rPr>
          <w:rFonts w:ascii="Times New Roman" w:eastAsiaTheme="minorEastAsia" w:hAnsi="Times New Roman" w:cs="Times New Roman"/>
        </w:rPr>
        <w:t xml:space="preserve"> fluctuating </w:t>
      </w:r>
      <w:proofErr w:type="spellStart"/>
      <w:r>
        <w:rPr>
          <w:rFonts w:ascii="Times New Roman" w:eastAsiaTheme="minorEastAsia" w:hAnsi="Times New Roman" w:cs="Times New Roman"/>
        </w:rPr>
        <w:t>volume.</w:t>
      </w:r>
      <w:r w:rsidRPr="004E5E50">
        <w:rPr>
          <w:rFonts w:ascii="Times New Roman" w:eastAsiaTheme="minorEastAsia" w:hAnsi="Times New Roman" w:cs="Times New Roman"/>
        </w:rPr>
        <w:t>Though</w:t>
      </w:r>
      <w:proofErr w:type="spellEnd"/>
      <w:r w:rsidRPr="004E5E50">
        <w:rPr>
          <w:rFonts w:ascii="Times New Roman" w:eastAsiaTheme="minorEastAsia" w:hAnsi="Times New Roman" w:cs="Times New Roman"/>
        </w:rPr>
        <w:t xml:space="preserve"> continuity is maintained at each reconstructive step the movement of points along the surface causes large non-</w:t>
      </w:r>
      <w:proofErr w:type="spellStart"/>
      <w:r w:rsidRPr="004E5E50">
        <w:rPr>
          <w:rFonts w:ascii="Times New Roman" w:eastAsiaTheme="minorEastAsia" w:hAnsi="Times New Roman" w:cs="Times New Roman"/>
        </w:rPr>
        <w:t>planarities</w:t>
      </w:r>
      <w:proofErr w:type="spellEnd"/>
      <w:r w:rsidRPr="004E5E50">
        <w:rPr>
          <w:rFonts w:ascii="Times New Roman" w:eastAsiaTheme="minorEastAsia" w:hAnsi="Times New Roman" w:cs="Times New Roman"/>
        </w:rPr>
        <w:t xml:space="preserve"> owing to which </w:t>
      </w:r>
      <w:r w:rsidR="004E5E50" w:rsidRPr="004E5E50">
        <w:rPr>
          <w:rFonts w:ascii="Times New Roman" w:eastAsiaTheme="minorEastAsia" w:hAnsi="Times New Roman" w:cs="Times New Roman"/>
        </w:rPr>
        <w:t xml:space="preserve">the volume </w:t>
      </w:r>
      <w:proofErr w:type="spellStart"/>
      <w:r w:rsidR="004E5E50" w:rsidRPr="004E5E50">
        <w:rPr>
          <w:rFonts w:ascii="Times New Roman" w:eastAsiaTheme="minorEastAsia" w:hAnsi="Times New Roman" w:cs="Times New Roman"/>
        </w:rPr>
        <w:t>calculation</w:t>
      </w:r>
      <w:r w:rsidRPr="004E5E50">
        <w:rPr>
          <w:rFonts w:ascii="Times New Roman" w:eastAsiaTheme="minorEastAsia" w:hAnsi="Times New Roman" w:cs="Times New Roman"/>
        </w:rPr>
        <w:t>,curvature</w:t>
      </w:r>
      <w:proofErr w:type="spellEnd"/>
      <w:r w:rsidRPr="004E5E50">
        <w:rPr>
          <w:rFonts w:ascii="Times New Roman" w:eastAsiaTheme="minorEastAsia" w:hAnsi="Times New Roman" w:cs="Times New Roman"/>
        </w:rPr>
        <w:t xml:space="preserve"> and normal directions suffer, as a result the final shape in fig.18</w:t>
      </w:r>
      <w:r w:rsidR="004E5E50" w:rsidRPr="004E5E50">
        <w:rPr>
          <w:rFonts w:ascii="Times New Roman" w:eastAsiaTheme="minorEastAsia" w:hAnsi="Times New Roman" w:cs="Times New Roman"/>
        </w:rPr>
        <w:t xml:space="preserve"> although shows proper trend </w:t>
      </w:r>
      <w:r w:rsidRPr="004E5E50">
        <w:rPr>
          <w:rFonts w:ascii="Times New Roman" w:eastAsiaTheme="minorEastAsia" w:hAnsi="Times New Roman" w:cs="Times New Roman"/>
        </w:rPr>
        <w:t xml:space="preserve">optimization(spherical cap with lesser contact angle) shows high distortions near the fixed contact line. A </w:t>
      </w:r>
      <w:proofErr w:type="spellStart"/>
      <w:r w:rsidRPr="004E5E50">
        <w:rPr>
          <w:rFonts w:ascii="Times New Roman" w:eastAsiaTheme="minorEastAsia" w:hAnsi="Times New Roman" w:cs="Times New Roman"/>
        </w:rPr>
        <w:t>resampling</w:t>
      </w:r>
      <w:proofErr w:type="spellEnd"/>
      <w:r w:rsidR="004E5E50">
        <w:rPr>
          <w:rFonts w:ascii="Times New Roman" w:eastAsiaTheme="minorEastAsia" w:hAnsi="Times New Roman" w:cs="Times New Roman"/>
        </w:rPr>
        <w:t xml:space="preserve"> of the parameters</w:t>
      </w:r>
      <w:r w:rsidRPr="004E5E50">
        <w:rPr>
          <w:rFonts w:ascii="Times New Roman" w:eastAsiaTheme="minorEastAsia" w:hAnsi="Times New Roman" w:cs="Times New Roman"/>
        </w:rPr>
        <w:t xml:space="preserve"> at each iterative step in order to restore continuity seems to be the intuitive solution along with a </w:t>
      </w:r>
      <w:r w:rsidR="004E5E50" w:rsidRPr="004E5E50">
        <w:rPr>
          <w:rFonts w:ascii="Times New Roman" w:eastAsiaTheme="minorEastAsia" w:hAnsi="Times New Roman" w:cs="Times New Roman"/>
        </w:rPr>
        <w:t>parameterization</w:t>
      </w:r>
      <w:r w:rsidRPr="004E5E50">
        <w:rPr>
          <w:rFonts w:ascii="Times New Roman" w:eastAsiaTheme="minorEastAsia" w:hAnsi="Times New Roman" w:cs="Times New Roman"/>
        </w:rPr>
        <w:t xml:space="preserve"> scheme that captures the dynamic movement of points.</w:t>
      </w:r>
      <w:r w:rsidR="004E5E50">
        <w:rPr>
          <w:rFonts w:ascii="Times New Roman" w:eastAsiaTheme="minorEastAsia" w:hAnsi="Times New Roman" w:cs="Times New Roman"/>
        </w:rPr>
        <w:t xml:space="preserve"> Several aspects of the three dimensional modeling strategy were obtained in this </w:t>
      </w:r>
      <w:proofErr w:type="spellStart"/>
      <w:r w:rsidR="004E5E50">
        <w:rPr>
          <w:rFonts w:ascii="Times New Roman" w:eastAsiaTheme="minorEastAsia" w:hAnsi="Times New Roman" w:cs="Times New Roman"/>
        </w:rPr>
        <w:t>study,yet</w:t>
      </w:r>
      <w:proofErr w:type="spellEnd"/>
      <w:r w:rsidR="004E5E50">
        <w:rPr>
          <w:rFonts w:ascii="Times New Roman" w:eastAsiaTheme="minorEastAsia" w:hAnsi="Times New Roman" w:cs="Times New Roman"/>
        </w:rPr>
        <w:t xml:space="preserve"> few remains unexplored and we believe that the </w:t>
      </w:r>
      <w:proofErr w:type="spellStart"/>
      <w:r w:rsidR="004E5E50">
        <w:rPr>
          <w:rFonts w:ascii="Times New Roman" w:eastAsiaTheme="minorEastAsia" w:hAnsi="Times New Roman" w:cs="Times New Roman"/>
        </w:rPr>
        <w:t>resampling</w:t>
      </w:r>
      <w:proofErr w:type="spellEnd"/>
      <w:r w:rsidR="004E5E50">
        <w:rPr>
          <w:rFonts w:ascii="Times New Roman" w:eastAsiaTheme="minorEastAsia" w:hAnsi="Times New Roman" w:cs="Times New Roman"/>
        </w:rPr>
        <w:t xml:space="preserve"> technique that restores planarity of the </w:t>
      </w:r>
      <w:proofErr w:type="spellStart"/>
      <w:r w:rsidR="004E5E50">
        <w:rPr>
          <w:rFonts w:ascii="Times New Roman" w:eastAsiaTheme="minorEastAsia" w:hAnsi="Times New Roman" w:cs="Times New Roman"/>
        </w:rPr>
        <w:t>iso</w:t>
      </w:r>
      <w:proofErr w:type="spellEnd"/>
      <w:r w:rsidR="004E5E50">
        <w:rPr>
          <w:rFonts w:ascii="Times New Roman" w:eastAsiaTheme="minorEastAsia" w:hAnsi="Times New Roman" w:cs="Times New Roman"/>
        </w:rPr>
        <w:t>-parametric curves might be the solution to curbing down the fluctuations of the curvature near the base. Those aspects are currently being worked on.</w:t>
      </w:r>
    </w:p>
    <w:p w:rsidR="000026C4" w:rsidRDefault="000026C4" w:rsidP="004E5E50">
      <w:pPr>
        <w:pStyle w:val="ListParagraph"/>
        <w:tabs>
          <w:tab w:val="left" w:pos="7118"/>
        </w:tabs>
        <w:jc w:val="both"/>
        <w:rPr>
          <w:rFonts w:ascii="Times New Roman" w:eastAsiaTheme="minorEastAsia" w:hAnsi="Times New Roman" w:cs="Times New Roman"/>
        </w:rPr>
      </w:pPr>
    </w:p>
    <w:p w:rsidR="000026C4" w:rsidRDefault="000026C4" w:rsidP="000026C4">
      <w:pPr>
        <w:pStyle w:val="ListParagraph"/>
        <w:numPr>
          <w:ilvl w:val="0"/>
          <w:numId w:val="1"/>
        </w:numPr>
        <w:tabs>
          <w:tab w:val="left" w:pos="7118"/>
        </w:tabs>
        <w:jc w:val="both"/>
        <w:rPr>
          <w:rFonts w:ascii="Times New Roman" w:eastAsiaTheme="minorEastAsia" w:hAnsi="Times New Roman" w:cs="Times New Roman"/>
          <w:b/>
          <w:bCs/>
        </w:rPr>
      </w:pPr>
      <w:r>
        <w:rPr>
          <w:rFonts w:ascii="Times New Roman" w:eastAsiaTheme="minorEastAsia" w:hAnsi="Times New Roman" w:cs="Times New Roman"/>
          <w:b/>
          <w:bCs/>
        </w:rPr>
        <w:t>References:</w:t>
      </w:r>
    </w:p>
    <w:p w:rsidR="000026C4" w:rsidRPr="00EE6036" w:rsidRDefault="00EE6036" w:rsidP="00EE6036">
      <w:pPr>
        <w:pStyle w:val="ListParagraph"/>
        <w:numPr>
          <w:ilvl w:val="0"/>
          <w:numId w:val="6"/>
        </w:numPr>
        <w:tabs>
          <w:tab w:val="left" w:pos="7118"/>
        </w:tabs>
        <w:jc w:val="both"/>
        <w:rPr>
          <w:rFonts w:ascii="Times New Roman" w:eastAsiaTheme="minorEastAsia" w:hAnsi="Times New Roman" w:cs="Times New Roman"/>
        </w:rPr>
      </w:pPr>
      <w:proofErr w:type="spellStart"/>
      <w:r>
        <w:rPr>
          <w:rFonts w:ascii="Times New Roman" w:eastAsiaTheme="minorEastAsia" w:hAnsi="Times New Roman" w:cs="Times New Roman"/>
        </w:rPr>
        <w:t>Ashesh</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Chattopadhyay,Atul</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Thakur,Rishi</w:t>
      </w:r>
      <w:proofErr w:type="spellEnd"/>
      <w:r>
        <w:rPr>
          <w:rFonts w:ascii="Times New Roman" w:eastAsiaTheme="minorEastAsia" w:hAnsi="Times New Roman" w:cs="Times New Roman"/>
        </w:rPr>
        <w:t xml:space="preserve"> Raj, </w:t>
      </w:r>
      <w:r>
        <w:rPr>
          <w:rFonts w:ascii="Times New Roman" w:eastAsiaTheme="minorEastAsia" w:hAnsi="Times New Roman" w:cs="Times New Roman"/>
          <w:i/>
          <w:iCs/>
        </w:rPr>
        <w:t>International Conference of Fluid Mechanics and Fluid Power,2014</w:t>
      </w:r>
    </w:p>
    <w:p w:rsidR="00EE6036" w:rsidRPr="00EE6036" w:rsidRDefault="00EE6036" w:rsidP="00EE6036">
      <w:pPr>
        <w:pStyle w:val="ListParagraph"/>
        <w:numPr>
          <w:ilvl w:val="0"/>
          <w:numId w:val="6"/>
        </w:numPr>
        <w:tabs>
          <w:tab w:val="left" w:pos="7118"/>
        </w:tabs>
        <w:jc w:val="both"/>
        <w:rPr>
          <w:rFonts w:ascii="Times New Roman" w:eastAsiaTheme="minorEastAsia" w:hAnsi="Times New Roman" w:cs="Times New Roman"/>
        </w:rPr>
      </w:pPr>
      <w:proofErr w:type="spellStart"/>
      <w:r>
        <w:rPr>
          <w:rFonts w:ascii="Times New Roman" w:eastAsiaTheme="minorEastAsia" w:hAnsi="Times New Roman" w:cs="Times New Roman"/>
        </w:rPr>
        <w:t>R.Raj,Evelyn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Wang,Ryan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Enright,</w:t>
      </w:r>
      <w:r>
        <w:rPr>
          <w:rFonts w:ascii="Times New Roman" w:eastAsiaTheme="minorEastAsia" w:hAnsi="Times New Roman" w:cs="Times New Roman"/>
          <w:i/>
          <w:iCs/>
        </w:rPr>
        <w:t>Langmuir</w:t>
      </w:r>
      <w:proofErr w:type="spellEnd"/>
      <w:r>
        <w:rPr>
          <w:rFonts w:ascii="Times New Roman" w:eastAsiaTheme="minorEastAsia" w:hAnsi="Times New Roman" w:cs="Times New Roman"/>
          <w:i/>
          <w:iCs/>
        </w:rPr>
        <w:t xml:space="preserve"> 2012</w:t>
      </w:r>
    </w:p>
    <w:p w:rsidR="00EE6036" w:rsidRPr="00EE6036" w:rsidRDefault="00EE6036" w:rsidP="00EE6036">
      <w:pPr>
        <w:pStyle w:val="ListParagraph"/>
        <w:numPr>
          <w:ilvl w:val="0"/>
          <w:numId w:val="6"/>
        </w:numPr>
        <w:tabs>
          <w:tab w:val="left" w:pos="7118"/>
        </w:tabs>
        <w:jc w:val="both"/>
        <w:rPr>
          <w:rFonts w:ascii="Times New Roman" w:eastAsiaTheme="minorEastAsia" w:hAnsi="Times New Roman" w:cs="Times New Roman"/>
        </w:rPr>
      </w:pPr>
      <w:proofErr w:type="spellStart"/>
      <w:r w:rsidRPr="00EE6036">
        <w:rPr>
          <w:rFonts w:ascii="Times New Roman" w:hAnsi="Times New Roman"/>
          <w:color w:val="000000"/>
        </w:rPr>
        <w:t>Amenta</w:t>
      </w:r>
      <w:proofErr w:type="spellEnd"/>
      <w:r w:rsidRPr="00EE6036">
        <w:rPr>
          <w:rFonts w:ascii="Times New Roman" w:hAnsi="Times New Roman"/>
          <w:color w:val="000000"/>
        </w:rPr>
        <w:t>, N. and Bern .M</w:t>
      </w:r>
      <w:r>
        <w:rPr>
          <w:rFonts w:ascii="Times New Roman" w:hAnsi="Times New Roman"/>
          <w:color w:val="000000"/>
          <w:sz w:val="24"/>
          <w:szCs w:val="24"/>
        </w:rPr>
        <w:t xml:space="preserve"> </w:t>
      </w:r>
      <w:r w:rsidRPr="00EE6036">
        <w:rPr>
          <w:rFonts w:ascii="Times New Roman" w:hAnsi="Times New Roman"/>
          <w:i/>
          <w:color w:val="000000"/>
        </w:rPr>
        <w:t xml:space="preserve">Discrete </w:t>
      </w:r>
      <w:proofErr w:type="spellStart"/>
      <w:r w:rsidRPr="00EE6036">
        <w:rPr>
          <w:rFonts w:ascii="Times New Roman" w:hAnsi="Times New Roman"/>
          <w:i/>
          <w:color w:val="000000"/>
        </w:rPr>
        <w:t>Compuational</w:t>
      </w:r>
      <w:proofErr w:type="spellEnd"/>
      <w:r w:rsidRPr="00EE6036">
        <w:rPr>
          <w:rFonts w:ascii="Times New Roman" w:hAnsi="Times New Roman"/>
          <w:i/>
          <w:color w:val="000000"/>
        </w:rPr>
        <w:t xml:space="preserve"> Geometry</w:t>
      </w:r>
      <w:r>
        <w:rPr>
          <w:rFonts w:ascii="Times New Roman" w:hAnsi="Times New Roman"/>
          <w:i/>
          <w:color w:val="000000"/>
          <w:sz w:val="24"/>
          <w:szCs w:val="24"/>
        </w:rPr>
        <w:t>,</w:t>
      </w:r>
      <w:r w:rsidRPr="00EE6036">
        <w:rPr>
          <w:rFonts w:ascii="Times New Roman" w:hAnsi="Times New Roman"/>
          <w:i/>
          <w:color w:val="000000"/>
        </w:rPr>
        <w:t>1998</w:t>
      </w:r>
    </w:p>
    <w:p w:rsidR="00EE6036" w:rsidRPr="00E5658C" w:rsidRDefault="00EE6036" w:rsidP="00EE6036">
      <w:pPr>
        <w:pStyle w:val="ListParagraph"/>
        <w:numPr>
          <w:ilvl w:val="0"/>
          <w:numId w:val="6"/>
        </w:numPr>
        <w:tabs>
          <w:tab w:val="left" w:pos="7118"/>
        </w:tabs>
        <w:jc w:val="both"/>
        <w:rPr>
          <w:rFonts w:ascii="Times New Roman" w:eastAsiaTheme="minorEastAsia" w:hAnsi="Times New Roman" w:cs="Times New Roman"/>
        </w:rPr>
      </w:pPr>
      <w:proofErr w:type="spellStart"/>
      <w:r w:rsidRPr="00EE6036">
        <w:rPr>
          <w:rFonts w:ascii="Times New Roman" w:hAnsi="Times New Roman"/>
          <w:color w:val="000000"/>
        </w:rPr>
        <w:t>Boissonnat</w:t>
      </w:r>
      <w:proofErr w:type="spellEnd"/>
      <w:r w:rsidRPr="00EE6036">
        <w:rPr>
          <w:rFonts w:ascii="Times New Roman" w:hAnsi="Times New Roman"/>
          <w:color w:val="000000"/>
        </w:rPr>
        <w:t xml:space="preserve">, J.D. and </w:t>
      </w:r>
      <w:proofErr w:type="spellStart"/>
      <w:r w:rsidRPr="00EE6036">
        <w:rPr>
          <w:rFonts w:ascii="Times New Roman" w:hAnsi="Times New Roman"/>
          <w:color w:val="000000"/>
        </w:rPr>
        <w:t>Teillaud</w:t>
      </w:r>
      <w:proofErr w:type="spellEnd"/>
      <w:r w:rsidRPr="00EE6036">
        <w:rPr>
          <w:rFonts w:ascii="Times New Roman" w:hAnsi="Times New Roman"/>
          <w:color w:val="000000"/>
        </w:rPr>
        <w:t>,</w:t>
      </w:r>
      <w:r w:rsidR="00E5658C" w:rsidRPr="00E5658C">
        <w:rPr>
          <w:rFonts w:ascii="Times New Roman" w:hAnsi="Times New Roman"/>
          <w:i/>
          <w:color w:val="000000"/>
        </w:rPr>
        <w:t xml:space="preserve"> </w:t>
      </w:r>
      <w:r w:rsidR="00E5658C" w:rsidRPr="00D01C1C">
        <w:rPr>
          <w:rFonts w:ascii="Times New Roman" w:hAnsi="Times New Roman"/>
          <w:i/>
          <w:color w:val="000000"/>
        </w:rPr>
        <w:t>Springer Berlin Heidelberg New York</w:t>
      </w:r>
      <w:r w:rsidR="00E5658C">
        <w:rPr>
          <w:rFonts w:ascii="Times New Roman" w:hAnsi="Times New Roman"/>
          <w:i/>
          <w:color w:val="000000"/>
        </w:rPr>
        <w:t>,2004</w:t>
      </w:r>
    </w:p>
    <w:p w:rsidR="00E5658C" w:rsidRPr="00E5658C" w:rsidRDefault="00E5658C" w:rsidP="00EE6036">
      <w:pPr>
        <w:pStyle w:val="ListParagraph"/>
        <w:numPr>
          <w:ilvl w:val="0"/>
          <w:numId w:val="6"/>
        </w:numPr>
        <w:tabs>
          <w:tab w:val="left" w:pos="7118"/>
        </w:tabs>
        <w:jc w:val="both"/>
        <w:rPr>
          <w:rFonts w:ascii="Times New Roman" w:eastAsiaTheme="minorEastAsia" w:hAnsi="Times New Roman" w:cs="Times New Roman"/>
        </w:rPr>
      </w:pPr>
      <w:proofErr w:type="spellStart"/>
      <w:r w:rsidRPr="00D01C1C">
        <w:rPr>
          <w:rFonts w:ascii="Times New Roman" w:hAnsi="Times New Roman"/>
        </w:rPr>
        <w:t>Edelsbrunner</w:t>
      </w:r>
      <w:proofErr w:type="spellEnd"/>
      <w:r w:rsidRPr="00D01C1C">
        <w:rPr>
          <w:rFonts w:ascii="Times New Roman" w:hAnsi="Times New Roman"/>
        </w:rPr>
        <w:t xml:space="preserve">, H. and </w:t>
      </w:r>
      <w:proofErr w:type="spellStart"/>
      <w:r w:rsidRPr="00D01C1C">
        <w:rPr>
          <w:rFonts w:ascii="Times New Roman" w:hAnsi="Times New Roman"/>
        </w:rPr>
        <w:t>Mucke</w:t>
      </w:r>
      <w:proofErr w:type="spellEnd"/>
      <w:r>
        <w:rPr>
          <w:rFonts w:ascii="Times New Roman" w:hAnsi="Times New Roman"/>
        </w:rPr>
        <w:t>,</w:t>
      </w:r>
      <w:r w:rsidRPr="00E5658C">
        <w:rPr>
          <w:rFonts w:ascii="Times New Roman" w:hAnsi="Times New Roman"/>
          <w:i/>
        </w:rPr>
        <w:t xml:space="preserve"> </w:t>
      </w:r>
      <w:r w:rsidRPr="00D01C1C">
        <w:rPr>
          <w:rFonts w:ascii="Times New Roman" w:hAnsi="Times New Roman"/>
          <w:i/>
        </w:rPr>
        <w:t>ACM</w:t>
      </w:r>
      <w:r w:rsidRPr="00D01C1C">
        <w:rPr>
          <w:rFonts w:ascii="Times New Roman" w:hAnsi="Times New Roman"/>
        </w:rPr>
        <w:t xml:space="preserve"> </w:t>
      </w:r>
      <w:proofErr w:type="spellStart"/>
      <w:r w:rsidRPr="00D01C1C">
        <w:rPr>
          <w:rFonts w:ascii="Times New Roman" w:hAnsi="Times New Roman"/>
          <w:i/>
        </w:rPr>
        <w:t>Transcations</w:t>
      </w:r>
      <w:proofErr w:type="spellEnd"/>
      <w:r w:rsidRPr="00D01C1C">
        <w:rPr>
          <w:rFonts w:ascii="Times New Roman" w:hAnsi="Times New Roman"/>
          <w:i/>
        </w:rPr>
        <w:t xml:space="preserve"> on Graphics</w:t>
      </w:r>
      <w:r>
        <w:rPr>
          <w:rFonts w:ascii="Times New Roman" w:hAnsi="Times New Roman"/>
          <w:i/>
        </w:rPr>
        <w:t xml:space="preserve"> 1994</w:t>
      </w:r>
    </w:p>
    <w:p w:rsidR="00E5658C" w:rsidRPr="00D01C1C" w:rsidRDefault="00E5658C" w:rsidP="00E5658C">
      <w:pPr>
        <w:numPr>
          <w:ilvl w:val="0"/>
          <w:numId w:val="6"/>
        </w:numPr>
        <w:jc w:val="both"/>
        <w:rPr>
          <w:rFonts w:ascii="Times New Roman" w:hAnsi="Times New Roman"/>
          <w:color w:val="000000"/>
        </w:rPr>
      </w:pPr>
      <w:proofErr w:type="spellStart"/>
      <w:r w:rsidRPr="00D01C1C">
        <w:rPr>
          <w:rFonts w:ascii="Times New Roman" w:hAnsi="Times New Roman"/>
          <w:color w:val="000000"/>
        </w:rPr>
        <w:t>Amenta</w:t>
      </w:r>
      <w:proofErr w:type="spellEnd"/>
      <w:r w:rsidRPr="00D01C1C">
        <w:rPr>
          <w:rFonts w:ascii="Times New Roman" w:hAnsi="Times New Roman"/>
          <w:color w:val="000000"/>
        </w:rPr>
        <w:t xml:space="preserve">, N., </w:t>
      </w:r>
      <w:proofErr w:type="spellStart"/>
      <w:r w:rsidRPr="00D01C1C">
        <w:rPr>
          <w:rFonts w:ascii="Times New Roman" w:hAnsi="Times New Roman"/>
          <w:color w:val="000000"/>
        </w:rPr>
        <w:t>Bern,M</w:t>
      </w:r>
      <w:proofErr w:type="spellEnd"/>
      <w:r w:rsidRPr="00D01C1C">
        <w:rPr>
          <w:rFonts w:ascii="Times New Roman" w:hAnsi="Times New Roman"/>
          <w:color w:val="000000"/>
        </w:rPr>
        <w:t xml:space="preserve">. and </w:t>
      </w:r>
      <w:proofErr w:type="spellStart"/>
      <w:r w:rsidRPr="00D01C1C">
        <w:rPr>
          <w:rFonts w:ascii="Times New Roman" w:hAnsi="Times New Roman"/>
          <w:color w:val="000000"/>
        </w:rPr>
        <w:t>Eppstein</w:t>
      </w:r>
      <w:proofErr w:type="spellEnd"/>
      <w:r w:rsidRPr="00D01C1C">
        <w:rPr>
          <w:rFonts w:ascii="Times New Roman" w:hAnsi="Times New Roman"/>
          <w:color w:val="000000"/>
        </w:rPr>
        <w:t xml:space="preserve">, </w:t>
      </w:r>
      <w:r w:rsidRPr="00D01C1C">
        <w:rPr>
          <w:rFonts w:ascii="Times New Roman" w:hAnsi="Times New Roman"/>
          <w:i/>
          <w:color w:val="000000"/>
        </w:rPr>
        <w:t>Graphical models and Image Processing</w:t>
      </w:r>
      <w:r w:rsidRPr="00D01C1C">
        <w:rPr>
          <w:rFonts w:ascii="Times New Roman" w:hAnsi="Times New Roman"/>
          <w:color w:val="000000"/>
        </w:rPr>
        <w:t>,</w:t>
      </w:r>
      <w:r w:rsidR="00073F8A">
        <w:rPr>
          <w:rFonts w:ascii="Times New Roman" w:hAnsi="Times New Roman"/>
          <w:color w:val="000000"/>
        </w:rPr>
        <w:t>1998</w:t>
      </w:r>
    </w:p>
    <w:p w:rsidR="00E5658C" w:rsidRPr="00E5658C" w:rsidRDefault="00E5658C" w:rsidP="00E5658C">
      <w:pPr>
        <w:pStyle w:val="ListParagraph"/>
        <w:numPr>
          <w:ilvl w:val="0"/>
          <w:numId w:val="6"/>
        </w:numPr>
        <w:jc w:val="both"/>
        <w:rPr>
          <w:rFonts w:ascii="Times New Roman" w:hAnsi="Times New Roman"/>
          <w:color w:val="000000"/>
        </w:rPr>
      </w:pPr>
      <w:proofErr w:type="spellStart"/>
      <w:r w:rsidRPr="00E5658C">
        <w:rPr>
          <w:rFonts w:ascii="Times New Roman" w:hAnsi="Times New Roman"/>
          <w:color w:val="000000"/>
        </w:rPr>
        <w:t>Boissonnat</w:t>
      </w:r>
      <w:proofErr w:type="spellEnd"/>
      <w:r w:rsidRPr="00E5658C">
        <w:rPr>
          <w:rFonts w:ascii="Times New Roman" w:hAnsi="Times New Roman"/>
          <w:color w:val="000000"/>
        </w:rPr>
        <w:t xml:space="preserve">, J.D. </w:t>
      </w:r>
      <w:r w:rsidR="00073F8A">
        <w:rPr>
          <w:rFonts w:ascii="Times New Roman" w:hAnsi="Times New Roman"/>
          <w:color w:val="000000"/>
        </w:rPr>
        <w:t xml:space="preserve"> </w:t>
      </w:r>
      <w:r w:rsidR="00073F8A" w:rsidRPr="00073F8A">
        <w:rPr>
          <w:rFonts w:ascii="Times New Roman" w:hAnsi="Times New Roman"/>
          <w:i/>
          <w:iCs/>
          <w:color w:val="000000"/>
        </w:rPr>
        <w:t xml:space="preserve">ACM </w:t>
      </w:r>
      <w:proofErr w:type="spellStart"/>
      <w:r w:rsidR="00073F8A" w:rsidRPr="00073F8A">
        <w:rPr>
          <w:rFonts w:ascii="Times New Roman" w:hAnsi="Times New Roman"/>
          <w:i/>
          <w:iCs/>
          <w:color w:val="000000"/>
        </w:rPr>
        <w:t>Trans.Graph</w:t>
      </w:r>
      <w:proofErr w:type="spellEnd"/>
      <w:r w:rsidR="00073F8A" w:rsidRPr="00073F8A">
        <w:rPr>
          <w:rFonts w:ascii="Times New Roman" w:hAnsi="Times New Roman"/>
          <w:i/>
          <w:iCs/>
          <w:color w:val="000000"/>
        </w:rPr>
        <w:t>.</w:t>
      </w:r>
      <w:r w:rsidR="00073F8A" w:rsidRPr="00073F8A">
        <w:rPr>
          <w:rFonts w:ascii="Times New Roman" w:hAnsi="Times New Roman"/>
          <w:color w:val="000000"/>
        </w:rPr>
        <w:t xml:space="preserve"> </w:t>
      </w:r>
      <w:r w:rsidR="00073F8A" w:rsidRPr="00E5658C">
        <w:rPr>
          <w:rFonts w:ascii="Times New Roman" w:hAnsi="Times New Roman"/>
          <w:color w:val="000000"/>
        </w:rPr>
        <w:t>1984.</w:t>
      </w:r>
    </w:p>
    <w:p w:rsidR="00E5658C" w:rsidRPr="00E5658C" w:rsidRDefault="00E5658C" w:rsidP="00E5658C">
      <w:pPr>
        <w:pStyle w:val="ListParagraph"/>
        <w:numPr>
          <w:ilvl w:val="0"/>
          <w:numId w:val="6"/>
        </w:numPr>
        <w:jc w:val="both"/>
        <w:rPr>
          <w:rFonts w:ascii="Times New Roman" w:hAnsi="Times New Roman"/>
          <w:color w:val="000000"/>
        </w:rPr>
      </w:pPr>
      <w:proofErr w:type="spellStart"/>
      <w:r w:rsidRPr="00E5658C">
        <w:rPr>
          <w:rFonts w:ascii="Times New Roman" w:hAnsi="Times New Roman"/>
          <w:color w:val="000000"/>
        </w:rPr>
        <w:t>Boissonnat</w:t>
      </w:r>
      <w:proofErr w:type="spellEnd"/>
      <w:r w:rsidRPr="00E5658C">
        <w:rPr>
          <w:rFonts w:ascii="Times New Roman" w:hAnsi="Times New Roman"/>
          <w:color w:val="000000"/>
        </w:rPr>
        <w:t xml:space="preserve">, J.D. and </w:t>
      </w:r>
      <w:proofErr w:type="spellStart"/>
      <w:r w:rsidRPr="00E5658C">
        <w:rPr>
          <w:rFonts w:ascii="Times New Roman" w:hAnsi="Times New Roman"/>
          <w:color w:val="000000"/>
        </w:rPr>
        <w:t>Cazals</w:t>
      </w:r>
      <w:proofErr w:type="spellEnd"/>
      <w:r w:rsidRPr="00E5658C">
        <w:rPr>
          <w:rFonts w:ascii="Times New Roman" w:hAnsi="Times New Roman"/>
          <w:color w:val="000000"/>
        </w:rPr>
        <w:t xml:space="preserve">, </w:t>
      </w:r>
      <w:proofErr w:type="gramStart"/>
      <w:r w:rsidRPr="00E5658C">
        <w:rPr>
          <w:rFonts w:ascii="Times New Roman" w:hAnsi="Times New Roman"/>
          <w:color w:val="000000"/>
        </w:rPr>
        <w:t>F..</w:t>
      </w:r>
      <w:proofErr w:type="gramEnd"/>
      <w:r w:rsidRPr="00E5658C">
        <w:rPr>
          <w:rFonts w:ascii="Times New Roman" w:hAnsi="Times New Roman"/>
          <w:color w:val="000000"/>
        </w:rPr>
        <w:t xml:space="preserve"> </w:t>
      </w:r>
      <w:r w:rsidRPr="00E5658C">
        <w:rPr>
          <w:rFonts w:ascii="Times New Roman" w:hAnsi="Times New Roman"/>
          <w:i/>
          <w:color w:val="000000"/>
        </w:rPr>
        <w:t>In Proc, 16th Ann Symposium on computational geometry</w:t>
      </w:r>
      <w:r w:rsidR="00073F8A">
        <w:rPr>
          <w:rFonts w:ascii="Times New Roman" w:hAnsi="Times New Roman"/>
          <w:color w:val="000000"/>
        </w:rPr>
        <w:t xml:space="preserve">, </w:t>
      </w:r>
      <w:r w:rsidR="00073F8A" w:rsidRPr="00E5658C">
        <w:rPr>
          <w:rFonts w:ascii="Times New Roman" w:hAnsi="Times New Roman"/>
          <w:color w:val="000000"/>
        </w:rPr>
        <w:t>2000</w:t>
      </w:r>
    </w:p>
    <w:p w:rsidR="00E5658C" w:rsidRDefault="00E5658C" w:rsidP="00E5658C">
      <w:pPr>
        <w:pStyle w:val="ListParagraph"/>
        <w:numPr>
          <w:ilvl w:val="0"/>
          <w:numId w:val="6"/>
        </w:numPr>
        <w:tabs>
          <w:tab w:val="left" w:pos="7118"/>
        </w:tabs>
        <w:jc w:val="both"/>
        <w:rPr>
          <w:rFonts w:ascii="Times New Roman" w:hAnsi="Times New Roman"/>
          <w:color w:val="000000"/>
        </w:rPr>
      </w:pPr>
      <w:proofErr w:type="spellStart"/>
      <w:r w:rsidRPr="00D01C1C">
        <w:rPr>
          <w:rFonts w:ascii="Times New Roman" w:hAnsi="Times New Roman"/>
          <w:color w:val="000000"/>
        </w:rPr>
        <w:t>Boissonnat</w:t>
      </w:r>
      <w:proofErr w:type="spellEnd"/>
      <w:r w:rsidRPr="00D01C1C">
        <w:rPr>
          <w:rFonts w:ascii="Times New Roman" w:hAnsi="Times New Roman"/>
          <w:color w:val="000000"/>
        </w:rPr>
        <w:t xml:space="preserve">, J.D. and </w:t>
      </w:r>
      <w:proofErr w:type="spellStart"/>
      <w:r w:rsidRPr="00D01C1C">
        <w:rPr>
          <w:rFonts w:ascii="Times New Roman" w:hAnsi="Times New Roman"/>
          <w:color w:val="000000"/>
        </w:rPr>
        <w:t>Cazals</w:t>
      </w:r>
      <w:proofErr w:type="spellEnd"/>
      <w:r w:rsidRPr="00D01C1C">
        <w:rPr>
          <w:rFonts w:ascii="Times New Roman" w:hAnsi="Times New Roman"/>
          <w:color w:val="000000"/>
        </w:rPr>
        <w:t xml:space="preserve">, F. </w:t>
      </w:r>
      <w:r w:rsidRPr="00D01C1C">
        <w:rPr>
          <w:rFonts w:ascii="Times New Roman" w:hAnsi="Times New Roman"/>
          <w:i/>
          <w:color w:val="000000"/>
        </w:rPr>
        <w:t xml:space="preserve">In </w:t>
      </w:r>
      <w:proofErr w:type="spellStart"/>
      <w:r w:rsidRPr="00D01C1C">
        <w:rPr>
          <w:rFonts w:ascii="Times New Roman" w:hAnsi="Times New Roman"/>
          <w:i/>
          <w:color w:val="000000"/>
        </w:rPr>
        <w:t>A.chalmers</w:t>
      </w:r>
      <w:proofErr w:type="spellEnd"/>
      <w:r w:rsidRPr="00D01C1C">
        <w:rPr>
          <w:rFonts w:ascii="Times New Roman" w:hAnsi="Times New Roman"/>
          <w:i/>
          <w:color w:val="000000"/>
        </w:rPr>
        <w:t xml:space="preserve"> and T-</w:t>
      </w:r>
      <w:proofErr w:type="spellStart"/>
      <w:r w:rsidRPr="00D01C1C">
        <w:rPr>
          <w:rFonts w:ascii="Times New Roman" w:hAnsi="Times New Roman"/>
          <w:i/>
          <w:color w:val="000000"/>
        </w:rPr>
        <w:t>M.Rhyne</w:t>
      </w:r>
      <w:proofErr w:type="spellEnd"/>
      <w:r w:rsidRPr="00D01C1C">
        <w:rPr>
          <w:rFonts w:ascii="Times New Roman" w:hAnsi="Times New Roman"/>
          <w:i/>
          <w:color w:val="000000"/>
        </w:rPr>
        <w:t xml:space="preserve"> ,editor</w:t>
      </w:r>
      <w:r w:rsidRPr="00D01C1C">
        <w:rPr>
          <w:rFonts w:ascii="Times New Roman" w:hAnsi="Times New Roman"/>
          <w:color w:val="000000"/>
        </w:rPr>
        <w:t xml:space="preserve"> ,</w:t>
      </w:r>
      <w:proofErr w:type="spellStart"/>
      <w:r w:rsidRPr="00D01C1C">
        <w:rPr>
          <w:rFonts w:ascii="Times New Roman" w:hAnsi="Times New Roman"/>
          <w:color w:val="000000"/>
        </w:rPr>
        <w:t>Eurographics</w:t>
      </w:r>
      <w:proofErr w:type="spellEnd"/>
      <w:r w:rsidR="00073F8A">
        <w:rPr>
          <w:rFonts w:ascii="Times New Roman" w:hAnsi="Times New Roman"/>
          <w:color w:val="000000"/>
        </w:rPr>
        <w:t>,</w:t>
      </w:r>
      <w:r w:rsidR="00073F8A" w:rsidRPr="00073F8A">
        <w:rPr>
          <w:rFonts w:ascii="Times New Roman" w:hAnsi="Times New Roman"/>
          <w:color w:val="000000"/>
        </w:rPr>
        <w:t xml:space="preserve"> </w:t>
      </w:r>
      <w:r w:rsidR="00073F8A" w:rsidRPr="00D01C1C">
        <w:rPr>
          <w:rFonts w:ascii="Times New Roman" w:hAnsi="Times New Roman"/>
          <w:color w:val="000000"/>
        </w:rPr>
        <w:t>2001</w:t>
      </w:r>
    </w:p>
    <w:p w:rsidR="00E5658C" w:rsidRDefault="00E5658C" w:rsidP="00E5658C">
      <w:pPr>
        <w:pStyle w:val="ListParagraph"/>
        <w:numPr>
          <w:ilvl w:val="0"/>
          <w:numId w:val="6"/>
        </w:numPr>
        <w:jc w:val="both"/>
        <w:rPr>
          <w:rFonts w:ascii="Times New Roman" w:hAnsi="Times New Roman"/>
          <w:color w:val="000000"/>
        </w:rPr>
      </w:pPr>
      <w:proofErr w:type="spellStart"/>
      <w:r w:rsidRPr="00E5658C">
        <w:rPr>
          <w:rFonts w:ascii="Times New Roman" w:hAnsi="Times New Roman"/>
          <w:color w:val="000000"/>
        </w:rPr>
        <w:t>Dey</w:t>
      </w:r>
      <w:proofErr w:type="spellEnd"/>
      <w:r w:rsidRPr="00E5658C">
        <w:rPr>
          <w:rFonts w:ascii="Times New Roman" w:hAnsi="Times New Roman"/>
          <w:color w:val="000000"/>
        </w:rPr>
        <w:t xml:space="preserve">, T.K. 2007 Curve and surface reconstruction :algorithms with mathematical analysis </w:t>
      </w:r>
      <w:r w:rsidRPr="00E5658C">
        <w:rPr>
          <w:rFonts w:ascii="Times New Roman" w:hAnsi="Times New Roman"/>
          <w:i/>
          <w:color w:val="000000"/>
        </w:rPr>
        <w:t>.Cambridge University Press</w:t>
      </w:r>
      <w:r w:rsidRPr="00E5658C">
        <w:rPr>
          <w:rFonts w:ascii="Times New Roman" w:hAnsi="Times New Roman"/>
          <w:color w:val="000000"/>
        </w:rPr>
        <w:t xml:space="preserve"> </w:t>
      </w:r>
    </w:p>
    <w:p w:rsidR="00E5658C" w:rsidRPr="00E5658C" w:rsidRDefault="00E5658C" w:rsidP="00E5658C">
      <w:pPr>
        <w:pStyle w:val="ListParagraph"/>
        <w:numPr>
          <w:ilvl w:val="0"/>
          <w:numId w:val="6"/>
        </w:numPr>
        <w:jc w:val="both"/>
        <w:rPr>
          <w:rFonts w:ascii="Times New Roman" w:hAnsi="Times New Roman"/>
          <w:color w:val="000000"/>
        </w:rPr>
      </w:pPr>
      <w:proofErr w:type="spellStart"/>
      <w:proofErr w:type="gramStart"/>
      <w:r w:rsidRPr="00D01C1C">
        <w:rPr>
          <w:rFonts w:ascii="Times New Roman" w:hAnsi="Times New Roman"/>
          <w:color w:val="000000"/>
        </w:rPr>
        <w:t>Kolluri</w:t>
      </w:r>
      <w:proofErr w:type="spellEnd"/>
      <w:r w:rsidRPr="00D01C1C">
        <w:rPr>
          <w:rFonts w:ascii="Times New Roman" w:hAnsi="Times New Roman"/>
          <w:color w:val="000000"/>
        </w:rPr>
        <w:t xml:space="preserve"> ,</w:t>
      </w:r>
      <w:proofErr w:type="gramEnd"/>
      <w:r w:rsidRPr="00D01C1C">
        <w:rPr>
          <w:rFonts w:ascii="Times New Roman" w:hAnsi="Times New Roman"/>
          <w:color w:val="000000"/>
        </w:rPr>
        <w:t xml:space="preserve"> R. , </w:t>
      </w:r>
      <w:proofErr w:type="spellStart"/>
      <w:r w:rsidRPr="00D01C1C">
        <w:rPr>
          <w:rFonts w:ascii="Times New Roman" w:hAnsi="Times New Roman"/>
          <w:color w:val="000000"/>
        </w:rPr>
        <w:t>Shewchuk</w:t>
      </w:r>
      <w:proofErr w:type="spellEnd"/>
      <w:r w:rsidRPr="00D01C1C">
        <w:rPr>
          <w:rFonts w:ascii="Times New Roman" w:hAnsi="Times New Roman"/>
          <w:color w:val="000000"/>
        </w:rPr>
        <w:t>, J.R. and Brien, J.F..</w:t>
      </w:r>
      <w:r w:rsidRPr="00D01C1C">
        <w:rPr>
          <w:rFonts w:ascii="Times New Roman" w:hAnsi="Times New Roman"/>
          <w:i/>
          <w:color w:val="000000"/>
        </w:rPr>
        <w:t xml:space="preserve"> </w:t>
      </w:r>
      <w:proofErr w:type="spellStart"/>
      <w:r w:rsidRPr="00D01C1C">
        <w:rPr>
          <w:rFonts w:ascii="Times New Roman" w:hAnsi="Times New Roman"/>
          <w:i/>
          <w:color w:val="000000"/>
        </w:rPr>
        <w:t>EuroGraphics</w:t>
      </w:r>
      <w:proofErr w:type="spellEnd"/>
      <w:r w:rsidRPr="00D01C1C">
        <w:rPr>
          <w:rFonts w:ascii="Times New Roman" w:hAnsi="Times New Roman"/>
          <w:i/>
          <w:color w:val="000000"/>
        </w:rPr>
        <w:t xml:space="preserve"> Symposium on Geometry Processing</w:t>
      </w:r>
      <w:r w:rsidR="00073F8A">
        <w:rPr>
          <w:rFonts w:ascii="Times New Roman" w:hAnsi="Times New Roman"/>
          <w:i/>
          <w:color w:val="000000"/>
        </w:rPr>
        <w:t>,</w:t>
      </w:r>
      <w:r w:rsidR="00073F8A" w:rsidRPr="00073F8A">
        <w:rPr>
          <w:rFonts w:ascii="Times New Roman" w:hAnsi="Times New Roman"/>
          <w:color w:val="000000"/>
        </w:rPr>
        <w:t xml:space="preserve"> </w:t>
      </w:r>
      <w:r w:rsidR="00073F8A" w:rsidRPr="00D01C1C">
        <w:rPr>
          <w:rFonts w:ascii="Times New Roman" w:hAnsi="Times New Roman"/>
          <w:color w:val="000000"/>
        </w:rPr>
        <w:t>2004</w:t>
      </w:r>
    </w:p>
    <w:p w:rsidR="00E5658C" w:rsidRPr="00D01C1C" w:rsidRDefault="00E5658C" w:rsidP="00E5658C">
      <w:pPr>
        <w:numPr>
          <w:ilvl w:val="0"/>
          <w:numId w:val="6"/>
        </w:numPr>
        <w:jc w:val="both"/>
        <w:rPr>
          <w:rFonts w:ascii="Times New Roman" w:hAnsi="Times New Roman"/>
          <w:color w:val="000000"/>
        </w:rPr>
      </w:pPr>
      <w:r w:rsidRPr="00D01C1C">
        <w:rPr>
          <w:rFonts w:ascii="Times New Roman" w:hAnsi="Times New Roman"/>
          <w:color w:val="000000"/>
        </w:rPr>
        <w:t xml:space="preserve">Newman, T.S. and Yi, H 2006 </w:t>
      </w:r>
      <w:proofErr w:type="gramStart"/>
      <w:r w:rsidRPr="00D01C1C">
        <w:rPr>
          <w:rFonts w:ascii="Times New Roman" w:hAnsi="Times New Roman"/>
          <w:color w:val="000000"/>
        </w:rPr>
        <w:t>A</w:t>
      </w:r>
      <w:proofErr w:type="gramEnd"/>
      <w:r w:rsidRPr="00D01C1C">
        <w:rPr>
          <w:rFonts w:ascii="Times New Roman" w:hAnsi="Times New Roman"/>
          <w:color w:val="000000"/>
        </w:rPr>
        <w:t xml:space="preserve"> survey of the marching cubes algorithm</w:t>
      </w:r>
      <w:r w:rsidRPr="00D01C1C">
        <w:rPr>
          <w:rFonts w:ascii="Times New Roman" w:hAnsi="Times New Roman"/>
          <w:i/>
          <w:color w:val="000000"/>
        </w:rPr>
        <w:t>. Computer &amp; Graphics</w:t>
      </w:r>
      <w:r w:rsidRPr="00D01C1C">
        <w:rPr>
          <w:rFonts w:ascii="Times New Roman" w:hAnsi="Times New Roman"/>
          <w:color w:val="000000"/>
        </w:rPr>
        <w:t xml:space="preserve"> </w:t>
      </w:r>
    </w:p>
    <w:p w:rsidR="00E5658C" w:rsidRPr="00E5658C" w:rsidRDefault="00E5658C" w:rsidP="00E5658C">
      <w:pPr>
        <w:pStyle w:val="ListParagraph"/>
        <w:numPr>
          <w:ilvl w:val="0"/>
          <w:numId w:val="6"/>
        </w:numPr>
        <w:jc w:val="both"/>
        <w:rPr>
          <w:rFonts w:ascii="Times New Roman" w:hAnsi="Times New Roman"/>
          <w:color w:val="000000"/>
        </w:rPr>
      </w:pPr>
      <w:r>
        <w:rPr>
          <w:rFonts w:ascii="Times New Roman" w:hAnsi="Times New Roman"/>
          <w:i/>
          <w:iCs/>
          <w:color w:val="000000"/>
        </w:rPr>
        <w:t xml:space="preserve">The NURBS </w:t>
      </w:r>
      <w:proofErr w:type="spellStart"/>
      <w:r>
        <w:rPr>
          <w:rFonts w:ascii="Times New Roman" w:hAnsi="Times New Roman"/>
          <w:i/>
          <w:iCs/>
          <w:color w:val="000000"/>
        </w:rPr>
        <w:t>Book,Springer</w:t>
      </w:r>
      <w:proofErr w:type="spellEnd"/>
    </w:p>
    <w:p w:rsidR="00E5658C" w:rsidRPr="00073F8A" w:rsidRDefault="00073F8A" w:rsidP="00E5658C">
      <w:pPr>
        <w:pStyle w:val="ListParagraph"/>
        <w:numPr>
          <w:ilvl w:val="0"/>
          <w:numId w:val="6"/>
        </w:numPr>
        <w:jc w:val="both"/>
        <w:rPr>
          <w:rFonts w:ascii="Times New Roman" w:hAnsi="Times New Roman"/>
          <w:color w:val="000000"/>
        </w:rPr>
      </w:pPr>
      <w:r>
        <w:rPr>
          <w:rFonts w:ascii="Times New Roman" w:hAnsi="Times New Roman"/>
          <w:color w:val="000000"/>
        </w:rPr>
        <w:t xml:space="preserve">Carl-de Boor, </w:t>
      </w:r>
      <w:r>
        <w:rPr>
          <w:rFonts w:ascii="Times New Roman" w:hAnsi="Times New Roman"/>
          <w:i/>
          <w:iCs/>
          <w:color w:val="000000"/>
        </w:rPr>
        <w:t>Computational Geometry</w:t>
      </w:r>
    </w:p>
    <w:p w:rsidR="00073F8A" w:rsidRPr="00073F8A" w:rsidRDefault="00073F8A" w:rsidP="00E5658C">
      <w:pPr>
        <w:pStyle w:val="ListParagraph"/>
        <w:numPr>
          <w:ilvl w:val="0"/>
          <w:numId w:val="6"/>
        </w:numPr>
        <w:jc w:val="both"/>
        <w:rPr>
          <w:rFonts w:ascii="Times New Roman" w:hAnsi="Times New Roman"/>
          <w:color w:val="000000"/>
        </w:rPr>
      </w:pPr>
      <w:proofErr w:type="spellStart"/>
      <w:r>
        <w:rPr>
          <w:rFonts w:ascii="Times New Roman" w:hAnsi="Times New Roman"/>
          <w:color w:val="000000"/>
        </w:rPr>
        <w:t>Piegl,</w:t>
      </w:r>
      <w:r>
        <w:rPr>
          <w:rFonts w:ascii="Times New Roman" w:hAnsi="Times New Roman"/>
          <w:i/>
          <w:iCs/>
          <w:color w:val="000000"/>
        </w:rPr>
        <w:t>On</w:t>
      </w:r>
      <w:proofErr w:type="spellEnd"/>
      <w:r>
        <w:rPr>
          <w:rFonts w:ascii="Times New Roman" w:hAnsi="Times New Roman"/>
          <w:i/>
          <w:iCs/>
          <w:color w:val="000000"/>
        </w:rPr>
        <w:t xml:space="preserve"> </w:t>
      </w:r>
      <w:proofErr w:type="spellStart"/>
      <w:r>
        <w:rPr>
          <w:rFonts w:ascii="Times New Roman" w:hAnsi="Times New Roman"/>
          <w:i/>
          <w:iCs/>
          <w:color w:val="000000"/>
        </w:rPr>
        <w:t>Nurbs:A</w:t>
      </w:r>
      <w:proofErr w:type="spellEnd"/>
      <w:r>
        <w:rPr>
          <w:rFonts w:ascii="Times New Roman" w:hAnsi="Times New Roman"/>
          <w:i/>
          <w:iCs/>
          <w:color w:val="000000"/>
        </w:rPr>
        <w:t xml:space="preserve"> </w:t>
      </w:r>
      <w:proofErr w:type="spellStart"/>
      <w:r>
        <w:rPr>
          <w:rFonts w:ascii="Times New Roman" w:hAnsi="Times New Roman"/>
          <w:i/>
          <w:iCs/>
          <w:color w:val="000000"/>
        </w:rPr>
        <w:t>survey,University</w:t>
      </w:r>
      <w:proofErr w:type="spellEnd"/>
      <w:r>
        <w:rPr>
          <w:rFonts w:ascii="Times New Roman" w:hAnsi="Times New Roman"/>
          <w:i/>
          <w:iCs/>
          <w:color w:val="000000"/>
        </w:rPr>
        <w:t xml:space="preserve"> of South Florida</w:t>
      </w:r>
    </w:p>
    <w:p w:rsidR="00073F8A" w:rsidRPr="00073F8A" w:rsidRDefault="00073F8A" w:rsidP="00E5658C">
      <w:pPr>
        <w:pStyle w:val="ListParagraph"/>
        <w:numPr>
          <w:ilvl w:val="0"/>
          <w:numId w:val="6"/>
        </w:numPr>
        <w:jc w:val="both"/>
        <w:rPr>
          <w:rFonts w:ascii="Times New Roman" w:hAnsi="Times New Roman"/>
          <w:color w:val="000000"/>
        </w:rPr>
      </w:pPr>
      <w:r>
        <w:rPr>
          <w:rFonts w:ascii="Times New Roman" w:hAnsi="Times New Roman"/>
          <w:color w:val="000000"/>
        </w:rPr>
        <w:t xml:space="preserve">Paul </w:t>
      </w:r>
      <w:proofErr w:type="spellStart"/>
      <w:r>
        <w:rPr>
          <w:rFonts w:ascii="Times New Roman" w:hAnsi="Times New Roman"/>
          <w:color w:val="000000"/>
        </w:rPr>
        <w:t>Mach,</w:t>
      </w:r>
      <w:r>
        <w:rPr>
          <w:rFonts w:ascii="Times New Roman" w:hAnsi="Times New Roman"/>
          <w:i/>
          <w:iCs/>
          <w:color w:val="000000"/>
        </w:rPr>
        <w:t>Technical</w:t>
      </w:r>
      <w:proofErr w:type="spellEnd"/>
      <w:r>
        <w:rPr>
          <w:rFonts w:ascii="Times New Roman" w:hAnsi="Times New Roman"/>
          <w:i/>
          <w:iCs/>
          <w:color w:val="000000"/>
        </w:rPr>
        <w:t xml:space="preserve"> </w:t>
      </w:r>
      <w:proofErr w:type="spellStart"/>
      <w:r>
        <w:rPr>
          <w:rFonts w:ascii="Times New Roman" w:hAnsi="Times New Roman"/>
          <w:i/>
          <w:iCs/>
          <w:color w:val="000000"/>
        </w:rPr>
        <w:t>report:Nurbs</w:t>
      </w:r>
      <w:proofErr w:type="spellEnd"/>
      <w:r>
        <w:rPr>
          <w:rFonts w:ascii="Times New Roman" w:hAnsi="Times New Roman"/>
          <w:i/>
          <w:iCs/>
          <w:color w:val="000000"/>
        </w:rPr>
        <w:t xml:space="preserve"> for Nerds</w:t>
      </w:r>
    </w:p>
    <w:p w:rsidR="00073F8A" w:rsidRPr="00D01C1C" w:rsidRDefault="00073F8A" w:rsidP="00073F8A">
      <w:pPr>
        <w:numPr>
          <w:ilvl w:val="0"/>
          <w:numId w:val="6"/>
        </w:numPr>
        <w:jc w:val="both"/>
        <w:rPr>
          <w:rFonts w:ascii="Times New Roman" w:hAnsi="Times New Roman"/>
        </w:rPr>
      </w:pPr>
      <w:proofErr w:type="spellStart"/>
      <w:r w:rsidRPr="00D01C1C">
        <w:rPr>
          <w:rFonts w:ascii="Times New Roman" w:hAnsi="Times New Roman"/>
        </w:rPr>
        <w:t>Chaine</w:t>
      </w:r>
      <w:proofErr w:type="spellEnd"/>
      <w:r w:rsidRPr="00D01C1C">
        <w:rPr>
          <w:rFonts w:ascii="Times New Roman" w:hAnsi="Times New Roman"/>
        </w:rPr>
        <w:t xml:space="preserve">, </w:t>
      </w:r>
      <w:r>
        <w:rPr>
          <w:rFonts w:ascii="Times New Roman" w:hAnsi="Times New Roman"/>
        </w:rPr>
        <w:t>R</w:t>
      </w:r>
      <w:r w:rsidRPr="00D01C1C">
        <w:rPr>
          <w:rFonts w:ascii="Times New Roman" w:hAnsi="Times New Roman"/>
        </w:rPr>
        <w:t xml:space="preserve">. </w:t>
      </w:r>
      <w:r w:rsidRPr="00D01C1C">
        <w:rPr>
          <w:rFonts w:ascii="Times New Roman" w:hAnsi="Times New Roman"/>
          <w:i/>
        </w:rPr>
        <w:t xml:space="preserve">In </w:t>
      </w:r>
      <w:proofErr w:type="spellStart"/>
      <w:r w:rsidRPr="00D01C1C">
        <w:rPr>
          <w:rFonts w:ascii="Times New Roman" w:hAnsi="Times New Roman"/>
          <w:i/>
        </w:rPr>
        <w:t>Symp</w:t>
      </w:r>
      <w:proofErr w:type="spellEnd"/>
      <w:r w:rsidRPr="00D01C1C">
        <w:rPr>
          <w:rFonts w:ascii="Times New Roman" w:hAnsi="Times New Roman"/>
          <w:i/>
        </w:rPr>
        <w:t>, Geometry Processing</w:t>
      </w:r>
      <w:r>
        <w:rPr>
          <w:rFonts w:ascii="Times New Roman" w:hAnsi="Times New Roman"/>
        </w:rPr>
        <w:t xml:space="preserve">, </w:t>
      </w:r>
      <w:r w:rsidRPr="00D01C1C">
        <w:rPr>
          <w:rFonts w:ascii="Times New Roman" w:hAnsi="Times New Roman"/>
        </w:rPr>
        <w:t>2003</w:t>
      </w:r>
    </w:p>
    <w:p w:rsidR="00073F8A" w:rsidRPr="00D21210" w:rsidRDefault="00D21210" w:rsidP="00D21210">
      <w:pPr>
        <w:pStyle w:val="ListParagraph"/>
        <w:numPr>
          <w:ilvl w:val="0"/>
          <w:numId w:val="6"/>
        </w:numPr>
        <w:jc w:val="both"/>
        <w:rPr>
          <w:rFonts w:ascii="Times New Roman" w:hAnsi="Times New Roman"/>
          <w:color w:val="000000"/>
        </w:rPr>
      </w:pPr>
      <w:proofErr w:type="spellStart"/>
      <w:r>
        <w:rPr>
          <w:rFonts w:ascii="Times New Roman" w:hAnsi="Times New Roman"/>
          <w:color w:val="000000"/>
        </w:rPr>
        <w:t>Rogers,Adams,</w:t>
      </w:r>
      <w:r>
        <w:rPr>
          <w:rFonts w:ascii="Times New Roman" w:hAnsi="Times New Roman"/>
          <w:i/>
          <w:iCs/>
          <w:color w:val="000000"/>
        </w:rPr>
        <w:t>Mathematical</w:t>
      </w:r>
      <w:proofErr w:type="spellEnd"/>
      <w:r>
        <w:rPr>
          <w:rFonts w:ascii="Times New Roman" w:hAnsi="Times New Roman"/>
          <w:i/>
          <w:iCs/>
          <w:color w:val="000000"/>
        </w:rPr>
        <w:t xml:space="preserve"> Elements of Computer Graphics</w:t>
      </w:r>
    </w:p>
    <w:p w:rsidR="00E5658C" w:rsidRDefault="00E5658C" w:rsidP="00E5658C">
      <w:pPr>
        <w:pStyle w:val="ListParagraph"/>
        <w:tabs>
          <w:tab w:val="left" w:pos="7118"/>
        </w:tabs>
        <w:ind w:left="1440"/>
        <w:jc w:val="both"/>
        <w:rPr>
          <w:rFonts w:ascii="Times New Roman" w:eastAsiaTheme="minorEastAsia" w:hAnsi="Times New Roman" w:cs="Times New Roman"/>
        </w:rPr>
      </w:pPr>
    </w:p>
    <w:p w:rsidR="00D21210" w:rsidRDefault="00D21210" w:rsidP="00E5658C">
      <w:pPr>
        <w:pStyle w:val="ListParagraph"/>
        <w:tabs>
          <w:tab w:val="left" w:pos="7118"/>
        </w:tabs>
        <w:ind w:left="1440"/>
        <w:jc w:val="both"/>
        <w:rPr>
          <w:rFonts w:ascii="Times New Roman" w:eastAsiaTheme="minorEastAsia" w:hAnsi="Times New Roman" w:cs="Times New Roman"/>
        </w:rPr>
      </w:pPr>
    </w:p>
    <w:p w:rsidR="00D21210" w:rsidRDefault="00D21210" w:rsidP="00E5658C">
      <w:pPr>
        <w:pStyle w:val="ListParagraph"/>
        <w:tabs>
          <w:tab w:val="left" w:pos="7118"/>
        </w:tabs>
        <w:ind w:left="1440"/>
        <w:jc w:val="both"/>
        <w:rPr>
          <w:rFonts w:ascii="Times New Roman" w:eastAsiaTheme="minorEastAsia" w:hAnsi="Times New Roman" w:cs="Times New Roman"/>
        </w:rPr>
      </w:pPr>
    </w:p>
    <w:p w:rsidR="00D21210" w:rsidRPr="00EE6036" w:rsidRDefault="00D21210" w:rsidP="00E5658C">
      <w:pPr>
        <w:pStyle w:val="ListParagraph"/>
        <w:tabs>
          <w:tab w:val="left" w:pos="7118"/>
        </w:tabs>
        <w:ind w:left="1440"/>
        <w:jc w:val="both"/>
        <w:rPr>
          <w:rFonts w:ascii="Times New Roman" w:eastAsiaTheme="minorEastAsia" w:hAnsi="Times New Roman" w:cs="Times New Roman"/>
        </w:rPr>
      </w:pPr>
    </w:p>
    <w:sectPr w:rsidR="00D21210" w:rsidRPr="00EE6036" w:rsidSect="00233D72">
      <w:pgSz w:w="12240" w:h="15840"/>
      <w:pgMar w:top="1440" w:right="1440" w:bottom="1440" w:left="1440" w:header="432"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1C40" w:rsidRDefault="003F1C40" w:rsidP="00233D72">
      <w:pPr>
        <w:spacing w:after="0" w:line="240" w:lineRule="auto"/>
      </w:pPr>
      <w:r>
        <w:separator/>
      </w:r>
    </w:p>
  </w:endnote>
  <w:endnote w:type="continuationSeparator" w:id="0">
    <w:p w:rsidR="003F1C40" w:rsidRDefault="003F1C40" w:rsidP="00233D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1C40" w:rsidRDefault="003F1C40" w:rsidP="00233D72">
      <w:pPr>
        <w:spacing w:after="0" w:line="240" w:lineRule="auto"/>
      </w:pPr>
      <w:r>
        <w:separator/>
      </w:r>
    </w:p>
  </w:footnote>
  <w:footnote w:type="continuationSeparator" w:id="0">
    <w:p w:rsidR="003F1C40" w:rsidRDefault="003F1C40" w:rsidP="00233D7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1B0922"/>
    <w:multiLevelType w:val="hybridMultilevel"/>
    <w:tmpl w:val="7450C49A"/>
    <w:lvl w:ilvl="0" w:tplc="D572EC9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4552500"/>
    <w:multiLevelType w:val="hybridMultilevel"/>
    <w:tmpl w:val="391AF5B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4C187260"/>
    <w:multiLevelType w:val="hybridMultilevel"/>
    <w:tmpl w:val="B2B0AD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4976EAA"/>
    <w:multiLevelType w:val="hybridMultilevel"/>
    <w:tmpl w:val="BA667E64"/>
    <w:lvl w:ilvl="0" w:tplc="F6EED3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5A8D2C81"/>
    <w:multiLevelType w:val="hybridMultilevel"/>
    <w:tmpl w:val="0B9A5B98"/>
    <w:lvl w:ilvl="0" w:tplc="D07A5FB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5472F13"/>
    <w:multiLevelType w:val="hybridMultilevel"/>
    <w:tmpl w:val="E5AC76B0"/>
    <w:lvl w:ilvl="0" w:tplc="2BD8486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2F7294"/>
    <w:multiLevelType w:val="hybridMultilevel"/>
    <w:tmpl w:val="DA220CEA"/>
    <w:lvl w:ilvl="0" w:tplc="645A397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F687AC7"/>
    <w:multiLevelType w:val="hybridMultilevel"/>
    <w:tmpl w:val="6196444C"/>
    <w:lvl w:ilvl="0" w:tplc="9ACCFFD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2"/>
  </w:num>
  <w:num w:numId="4">
    <w:abstractNumId w:val="1"/>
  </w:num>
  <w:num w:numId="5">
    <w:abstractNumId w:val="3"/>
  </w:num>
  <w:num w:numId="6">
    <w:abstractNumId w:val="0"/>
  </w:num>
  <w:num w:numId="7">
    <w:abstractNumId w:val="4"/>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543EEB"/>
    <w:rsid w:val="000026C4"/>
    <w:rsid w:val="000610C0"/>
    <w:rsid w:val="0006297B"/>
    <w:rsid w:val="00073F8A"/>
    <w:rsid w:val="00085E14"/>
    <w:rsid w:val="000A3539"/>
    <w:rsid w:val="000A404B"/>
    <w:rsid w:val="000A5079"/>
    <w:rsid w:val="000B1D7B"/>
    <w:rsid w:val="0011773F"/>
    <w:rsid w:val="00131824"/>
    <w:rsid w:val="00142C86"/>
    <w:rsid w:val="00143976"/>
    <w:rsid w:val="00147738"/>
    <w:rsid w:val="001729DE"/>
    <w:rsid w:val="001A20F5"/>
    <w:rsid w:val="001C2D76"/>
    <w:rsid w:val="00233D72"/>
    <w:rsid w:val="002D27E8"/>
    <w:rsid w:val="002E175D"/>
    <w:rsid w:val="00315148"/>
    <w:rsid w:val="00370CB4"/>
    <w:rsid w:val="00377FA7"/>
    <w:rsid w:val="0038626E"/>
    <w:rsid w:val="003A586E"/>
    <w:rsid w:val="003C3C02"/>
    <w:rsid w:val="003D5788"/>
    <w:rsid w:val="003F0999"/>
    <w:rsid w:val="003F1C40"/>
    <w:rsid w:val="00444579"/>
    <w:rsid w:val="004A3500"/>
    <w:rsid w:val="004C63CC"/>
    <w:rsid w:val="004D37CC"/>
    <w:rsid w:val="004D5D6C"/>
    <w:rsid w:val="004E3677"/>
    <w:rsid w:val="004E5E50"/>
    <w:rsid w:val="005036E7"/>
    <w:rsid w:val="005038A0"/>
    <w:rsid w:val="00514905"/>
    <w:rsid w:val="00543EEB"/>
    <w:rsid w:val="005634AA"/>
    <w:rsid w:val="005C52E8"/>
    <w:rsid w:val="00663E68"/>
    <w:rsid w:val="006650FB"/>
    <w:rsid w:val="0071664B"/>
    <w:rsid w:val="00722B95"/>
    <w:rsid w:val="00762317"/>
    <w:rsid w:val="00764B40"/>
    <w:rsid w:val="00791248"/>
    <w:rsid w:val="00796F9B"/>
    <w:rsid w:val="007A623B"/>
    <w:rsid w:val="00835987"/>
    <w:rsid w:val="008547EB"/>
    <w:rsid w:val="00865C40"/>
    <w:rsid w:val="0087145B"/>
    <w:rsid w:val="00876A68"/>
    <w:rsid w:val="00880B12"/>
    <w:rsid w:val="008827C2"/>
    <w:rsid w:val="008906EC"/>
    <w:rsid w:val="008A2FE2"/>
    <w:rsid w:val="008C47DD"/>
    <w:rsid w:val="00913B94"/>
    <w:rsid w:val="00973CB4"/>
    <w:rsid w:val="009A31AE"/>
    <w:rsid w:val="00A134A9"/>
    <w:rsid w:val="00A26494"/>
    <w:rsid w:val="00A6145C"/>
    <w:rsid w:val="00A644F0"/>
    <w:rsid w:val="00A86A6D"/>
    <w:rsid w:val="00AC2D35"/>
    <w:rsid w:val="00B00CCC"/>
    <w:rsid w:val="00B17001"/>
    <w:rsid w:val="00B50219"/>
    <w:rsid w:val="00BE72F9"/>
    <w:rsid w:val="00C10E6E"/>
    <w:rsid w:val="00C36D1B"/>
    <w:rsid w:val="00C675DA"/>
    <w:rsid w:val="00CF0471"/>
    <w:rsid w:val="00D13AD0"/>
    <w:rsid w:val="00D21210"/>
    <w:rsid w:val="00D215F8"/>
    <w:rsid w:val="00D26881"/>
    <w:rsid w:val="00D42B48"/>
    <w:rsid w:val="00D84F0C"/>
    <w:rsid w:val="00DA60D6"/>
    <w:rsid w:val="00DC10C3"/>
    <w:rsid w:val="00DD4509"/>
    <w:rsid w:val="00DF1986"/>
    <w:rsid w:val="00E11900"/>
    <w:rsid w:val="00E35BB6"/>
    <w:rsid w:val="00E5658C"/>
    <w:rsid w:val="00E659D6"/>
    <w:rsid w:val="00EE6036"/>
    <w:rsid w:val="00EF6BB9"/>
    <w:rsid w:val="00F15F5C"/>
    <w:rsid w:val="00F3596C"/>
    <w:rsid w:val="00F85C08"/>
    <w:rsid w:val="00F937CE"/>
    <w:rsid w:val="00FA3D73"/>
    <w:rsid w:val="00FF76A7"/>
    <w:rsid w:val="00FF7B71"/>
  </w:rsids>
  <m:mathPr>
    <m:mathFont m:val="Cambria Math"/>
    <m:brkBin m:val="before"/>
    <m:brkBinSub m:val="--"/>
    <m:smallFrac m:val="off"/>
    <m:dispDef/>
    <m:lMargin m:val="0"/>
    <m:rMargin m:val="0"/>
    <m:defJc m:val="centerGroup"/>
    <m:wrapIndent m:val="1440"/>
    <m:intLim m:val="subSup"/>
    <m:naryLim m:val="undOvr"/>
  </m:mathPr>
  <w:themeFontLang w:val="en-US" w:eastAsia="ja-JP"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3EEB"/>
    <w:rPr>
      <w:rFonts w:eastAsiaTheme="minorHAnsi"/>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3E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EEB"/>
    <w:rPr>
      <w:rFonts w:ascii="Tahoma" w:eastAsiaTheme="minorHAnsi" w:hAnsi="Tahoma" w:cs="Tahoma"/>
      <w:sz w:val="16"/>
      <w:szCs w:val="16"/>
      <w:lang w:eastAsia="en-US"/>
    </w:rPr>
  </w:style>
  <w:style w:type="paragraph" w:styleId="ListParagraph">
    <w:name w:val="List Paragraph"/>
    <w:basedOn w:val="Normal"/>
    <w:uiPriority w:val="34"/>
    <w:qFormat/>
    <w:rsid w:val="00A134A9"/>
    <w:pPr>
      <w:ind w:left="720"/>
      <w:contextualSpacing/>
    </w:pPr>
  </w:style>
  <w:style w:type="character" w:styleId="PlaceholderText">
    <w:name w:val="Placeholder Text"/>
    <w:basedOn w:val="DefaultParagraphFont"/>
    <w:uiPriority w:val="99"/>
    <w:semiHidden/>
    <w:rsid w:val="00876A68"/>
    <w:rPr>
      <w:color w:val="808080"/>
    </w:rPr>
  </w:style>
  <w:style w:type="paragraph" w:styleId="Header">
    <w:name w:val="header"/>
    <w:basedOn w:val="Normal"/>
    <w:link w:val="HeaderChar"/>
    <w:uiPriority w:val="99"/>
    <w:semiHidden/>
    <w:unhideWhenUsed/>
    <w:rsid w:val="00233D72"/>
    <w:pPr>
      <w:tabs>
        <w:tab w:val="center" w:pos="4419"/>
        <w:tab w:val="right" w:pos="8838"/>
      </w:tabs>
      <w:spacing w:after="0" w:line="240" w:lineRule="auto"/>
    </w:pPr>
  </w:style>
  <w:style w:type="character" w:customStyle="1" w:styleId="HeaderChar">
    <w:name w:val="Header Char"/>
    <w:basedOn w:val="DefaultParagraphFont"/>
    <w:link w:val="Header"/>
    <w:uiPriority w:val="99"/>
    <w:semiHidden/>
    <w:rsid w:val="00233D72"/>
    <w:rPr>
      <w:rFonts w:eastAsiaTheme="minorHAnsi"/>
      <w:lang w:eastAsia="en-US"/>
    </w:rPr>
  </w:style>
  <w:style w:type="paragraph" w:styleId="Footer">
    <w:name w:val="footer"/>
    <w:basedOn w:val="Normal"/>
    <w:link w:val="FooterChar"/>
    <w:uiPriority w:val="99"/>
    <w:semiHidden/>
    <w:unhideWhenUsed/>
    <w:rsid w:val="00233D72"/>
    <w:pPr>
      <w:tabs>
        <w:tab w:val="center" w:pos="4419"/>
        <w:tab w:val="right" w:pos="8838"/>
      </w:tabs>
      <w:spacing w:after="0" w:line="240" w:lineRule="auto"/>
    </w:pPr>
  </w:style>
  <w:style w:type="character" w:customStyle="1" w:styleId="FooterChar">
    <w:name w:val="Footer Char"/>
    <w:basedOn w:val="DefaultParagraphFont"/>
    <w:link w:val="Footer"/>
    <w:uiPriority w:val="99"/>
    <w:semiHidden/>
    <w:rsid w:val="00233D72"/>
    <w:rPr>
      <w:rFonts w:eastAsiaTheme="minorHAnsi"/>
      <w:lang w:eastAsia="en-US"/>
    </w:rPr>
  </w:style>
  <w:style w:type="paragraph" w:customStyle="1" w:styleId="BodytextIndented">
    <w:name w:val="BodytextIndented"/>
    <w:basedOn w:val="Normal"/>
    <w:rsid w:val="00E5658C"/>
    <w:pPr>
      <w:spacing w:after="0" w:line="240" w:lineRule="auto"/>
      <w:ind w:firstLine="284"/>
      <w:jc w:val="both"/>
    </w:pPr>
    <w:rPr>
      <w:rFonts w:ascii="Times" w:eastAsia="Times New Roman" w:hAnsi="Times" w:cs="Times New Roman"/>
      <w:iCs/>
      <w:color w:val="00000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6.png"/><Relationship Id="rId18" Type="http://schemas.openxmlformats.org/officeDocument/2006/relationships/image" Target="media/image11.tiff"/><Relationship Id="rId26" Type="http://schemas.openxmlformats.org/officeDocument/2006/relationships/image" Target="media/image19.wmf"/><Relationship Id="rId3" Type="http://schemas.openxmlformats.org/officeDocument/2006/relationships/settings" Target="settings.xml"/><Relationship Id="rId21" Type="http://schemas.openxmlformats.org/officeDocument/2006/relationships/image" Target="media/image14.tiff"/><Relationship Id="rId34" Type="http://schemas.openxmlformats.org/officeDocument/2006/relationships/image" Target="media/image27.tiff"/><Relationship Id="rId7" Type="http://schemas.openxmlformats.org/officeDocument/2006/relationships/image" Target="media/image1.tiff"/><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wmf"/><Relationship Id="rId33" Type="http://schemas.openxmlformats.org/officeDocument/2006/relationships/image" Target="media/image26.tif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tiff"/><Relationship Id="rId29" Type="http://schemas.openxmlformats.org/officeDocument/2006/relationships/image" Target="media/image22.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7.wmf"/><Relationship Id="rId32" Type="http://schemas.openxmlformats.org/officeDocument/2006/relationships/image" Target="media/image25.tiff"/><Relationship Id="rId5" Type="http://schemas.openxmlformats.org/officeDocument/2006/relationships/footnotes" Target="footnotes.xml"/><Relationship Id="rId15" Type="http://schemas.openxmlformats.org/officeDocument/2006/relationships/image" Target="media/image8.tiff"/><Relationship Id="rId23" Type="http://schemas.openxmlformats.org/officeDocument/2006/relationships/image" Target="media/image16.wmf"/><Relationship Id="rId28" Type="http://schemas.openxmlformats.org/officeDocument/2006/relationships/image" Target="media/image21.tiff"/><Relationship Id="rId36" Type="http://schemas.openxmlformats.org/officeDocument/2006/relationships/theme" Target="theme/theme1.xml"/><Relationship Id="rId10" Type="http://schemas.openxmlformats.org/officeDocument/2006/relationships/image" Target="media/image4.wmf"/><Relationship Id="rId19" Type="http://schemas.openxmlformats.org/officeDocument/2006/relationships/image" Target="media/image12.tiff"/><Relationship Id="rId31" Type="http://schemas.openxmlformats.org/officeDocument/2006/relationships/image" Target="media/image2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7.emf"/><Relationship Id="rId22" Type="http://schemas.openxmlformats.org/officeDocument/2006/relationships/image" Target="media/image15.wmf"/><Relationship Id="rId27" Type="http://schemas.openxmlformats.org/officeDocument/2006/relationships/image" Target="media/image20.wmf"/><Relationship Id="rId30" Type="http://schemas.openxmlformats.org/officeDocument/2006/relationships/image" Target="media/image23.tif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3554</TotalTime>
  <Pages>23</Pages>
  <Words>4625</Words>
  <Characters>26364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BabaChattopadhyay</dc:creator>
  <cp:lastModifiedBy>BabaChattopadhyay</cp:lastModifiedBy>
  <cp:revision>16</cp:revision>
  <cp:lastPrinted>2015-03-15T04:39:00Z</cp:lastPrinted>
  <dcterms:created xsi:type="dcterms:W3CDTF">2015-03-12T16:48:00Z</dcterms:created>
  <dcterms:modified xsi:type="dcterms:W3CDTF">2015-03-15T04:40:00Z</dcterms:modified>
</cp:coreProperties>
</file>